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3F9BD" w14:textId="77777777" w:rsidR="006038CC" w:rsidRDefault="00404C5B">
      <w:pPr>
        <w:tabs>
          <w:tab w:val="left" w:pos="869"/>
          <w:tab w:val="center" w:pos="5386"/>
        </w:tabs>
        <w:spacing w:before="0" w:after="0"/>
        <w:jc w:val="center"/>
        <w:rPr>
          <w:rFonts w:ascii="Arial" w:eastAsia="Arial" w:hAnsi="Arial" w:cs="Arial"/>
          <w:sz w:val="28"/>
          <w:szCs w:val="28"/>
        </w:rPr>
      </w:pPr>
      <w:r>
        <w:rPr>
          <w:rFonts w:ascii="Arial" w:eastAsia="Arial" w:hAnsi="Arial" w:cs="Arial"/>
          <w:noProof/>
        </w:rPr>
        <w:drawing>
          <wp:inline distT="0" distB="0" distL="114300" distR="114300" wp14:anchorId="6A6AFD39" wp14:editId="2581575D">
            <wp:extent cx="6065520" cy="990600"/>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6065520" cy="990600"/>
                    </a:xfrm>
                    <a:prstGeom prst="rect">
                      <a:avLst/>
                    </a:prstGeom>
                    <a:ln/>
                  </pic:spPr>
                </pic:pic>
              </a:graphicData>
            </a:graphic>
          </wp:inline>
        </w:drawing>
      </w:r>
    </w:p>
    <w:p w14:paraId="4DCE5D71" w14:textId="77777777" w:rsidR="0006353B" w:rsidRDefault="0006353B">
      <w:pPr>
        <w:tabs>
          <w:tab w:val="left" w:pos="869"/>
          <w:tab w:val="center" w:pos="5386"/>
        </w:tabs>
        <w:spacing w:before="0" w:after="0"/>
        <w:jc w:val="center"/>
        <w:rPr>
          <w:rFonts w:ascii="Arial" w:eastAsia="Arial" w:hAnsi="Arial" w:cs="Arial"/>
          <w:sz w:val="28"/>
          <w:szCs w:val="28"/>
        </w:rPr>
      </w:pPr>
    </w:p>
    <w:p w14:paraId="7A40926F" w14:textId="77777777" w:rsidR="006038CC" w:rsidRDefault="00404C5B">
      <w:pPr>
        <w:tabs>
          <w:tab w:val="left" w:pos="869"/>
          <w:tab w:val="center" w:pos="5386"/>
        </w:tabs>
        <w:spacing w:before="0" w:after="0"/>
        <w:jc w:val="center"/>
        <w:rPr>
          <w:rFonts w:ascii="Arial" w:eastAsia="Arial" w:hAnsi="Arial" w:cs="Arial"/>
          <w:sz w:val="28"/>
          <w:szCs w:val="28"/>
        </w:rPr>
      </w:pPr>
      <w:r>
        <w:rPr>
          <w:rFonts w:ascii="Arial" w:eastAsia="Arial" w:hAnsi="Arial" w:cs="Arial"/>
          <w:b/>
          <w:bCs/>
          <w:sz w:val="28"/>
          <w:szCs w:val="28"/>
        </w:rPr>
        <w:t>KARNATAKA STATE COUNCIL FOR SCIENCE AND TECHNOLOGY</w:t>
      </w:r>
    </w:p>
    <w:p w14:paraId="1A3EB72B" w14:textId="77777777" w:rsidR="006038CC" w:rsidRDefault="00404C5B">
      <w:pPr>
        <w:tabs>
          <w:tab w:val="left" w:pos="869"/>
          <w:tab w:val="center" w:pos="5386"/>
        </w:tabs>
        <w:spacing w:before="0"/>
        <w:jc w:val="center"/>
        <w:rPr>
          <w:rFonts w:ascii="Arial" w:eastAsia="Arial" w:hAnsi="Arial" w:cs="Arial"/>
          <w:sz w:val="24"/>
          <w:szCs w:val="24"/>
        </w:rPr>
      </w:pPr>
      <w:r>
        <w:rPr>
          <w:rFonts w:ascii="Arial" w:eastAsia="Arial" w:hAnsi="Arial" w:cs="Arial"/>
          <w:i/>
          <w:iCs/>
          <w:sz w:val="24"/>
          <w:szCs w:val="24"/>
        </w:rPr>
        <w:t>Indian Institute of Science campus, Bengaluru – 560 012</w:t>
      </w:r>
    </w:p>
    <w:p w14:paraId="7305B66C" w14:textId="77777777" w:rsidR="006038CC" w:rsidRDefault="00404C5B">
      <w:pPr>
        <w:spacing w:after="0" w:line="276" w:lineRule="auto"/>
        <w:ind w:right="102"/>
        <w:jc w:val="center"/>
        <w:rPr>
          <w:rFonts w:ascii="Arial" w:eastAsia="Arial" w:hAnsi="Arial" w:cs="Arial"/>
          <w:sz w:val="18"/>
          <w:szCs w:val="18"/>
        </w:rPr>
      </w:pPr>
      <w:r>
        <w:rPr>
          <w:rFonts w:ascii="Arial" w:eastAsia="Arial" w:hAnsi="Arial" w:cs="Arial"/>
          <w:sz w:val="18"/>
          <w:szCs w:val="18"/>
        </w:rPr>
        <w:t>Telephone: 080 – 23341652, 23348849 || Email: spp@kscst.org.in</w:t>
      </w:r>
    </w:p>
    <w:p w14:paraId="3D344A37" w14:textId="77777777" w:rsidR="006038CC" w:rsidRDefault="00404C5B">
      <w:pPr>
        <w:tabs>
          <w:tab w:val="left" w:pos="869"/>
          <w:tab w:val="center" w:pos="5386"/>
        </w:tabs>
        <w:spacing w:before="0" w:line="276" w:lineRule="auto"/>
        <w:jc w:val="center"/>
        <w:rPr>
          <w:rFonts w:ascii="Arial" w:eastAsia="Arial" w:hAnsi="Arial" w:cs="Arial"/>
          <w:sz w:val="18"/>
          <w:szCs w:val="18"/>
        </w:rPr>
      </w:pPr>
      <w:r>
        <w:rPr>
          <w:rFonts w:ascii="Arial" w:eastAsia="Arial" w:hAnsi="Arial" w:cs="Arial"/>
          <w:sz w:val="18"/>
          <w:szCs w:val="18"/>
        </w:rPr>
        <w:t>Website: www.kscst.org.in/spp.html or https://kscst.karnataka.gov.in/en</w:t>
      </w:r>
    </w:p>
    <w:p w14:paraId="1A0FF8EC" w14:textId="77777777" w:rsidR="006038CC" w:rsidRDefault="00404C5B">
      <w:pPr>
        <w:tabs>
          <w:tab w:val="left" w:pos="869"/>
          <w:tab w:val="center" w:pos="5386"/>
        </w:tabs>
        <w:spacing w:before="240" w:after="0"/>
        <w:jc w:val="center"/>
        <w:rPr>
          <w:rFonts w:ascii="Arial" w:eastAsia="Arial" w:hAnsi="Arial" w:cs="Arial"/>
          <w:sz w:val="28"/>
          <w:szCs w:val="28"/>
        </w:rPr>
      </w:pPr>
      <w:r>
        <w:rPr>
          <w:rFonts w:ascii="Arial" w:eastAsia="Arial" w:hAnsi="Arial" w:cs="Arial"/>
          <w:b/>
          <w:bCs/>
          <w:sz w:val="28"/>
          <w:szCs w:val="28"/>
        </w:rPr>
        <w:t>FORMAT FOR STUDENT PROJECT PROPOSAL FOR THE</w:t>
      </w:r>
    </w:p>
    <w:p w14:paraId="71CD4083" w14:textId="77777777" w:rsidR="006038CC" w:rsidRDefault="00404C5B">
      <w:pPr>
        <w:tabs>
          <w:tab w:val="left" w:pos="869"/>
          <w:tab w:val="center" w:pos="5386"/>
        </w:tabs>
        <w:spacing w:before="0" w:after="0"/>
        <w:jc w:val="center"/>
        <w:rPr>
          <w:rFonts w:ascii="Arial" w:eastAsia="Arial" w:hAnsi="Arial" w:cs="Arial"/>
        </w:rPr>
      </w:pPr>
      <w:r>
        <w:rPr>
          <w:rFonts w:ascii="Arial" w:eastAsia="Arial" w:hAnsi="Arial" w:cs="Arial"/>
          <w:b/>
          <w:bCs/>
          <w:sz w:val="28"/>
          <w:szCs w:val="28"/>
        </w:rPr>
        <w:t>50</w:t>
      </w:r>
      <w:r>
        <w:rPr>
          <w:rFonts w:ascii="Arial" w:eastAsia="Arial" w:hAnsi="Arial" w:cs="Arial"/>
          <w:b/>
          <w:bCs/>
          <w:sz w:val="28"/>
          <w:szCs w:val="28"/>
          <w:vertAlign w:val="superscript"/>
        </w:rPr>
        <w:t>th</w:t>
      </w:r>
      <w:r>
        <w:rPr>
          <w:rFonts w:ascii="Arial" w:eastAsia="Arial" w:hAnsi="Arial" w:cs="Arial"/>
          <w:b/>
          <w:bCs/>
          <w:sz w:val="28"/>
          <w:szCs w:val="28"/>
        </w:rPr>
        <w:t xml:space="preserve"> SERIES OF STUDENT PROJECT PROGRAMME 2026 – 2027</w:t>
      </w:r>
      <w:r>
        <w:rPr>
          <w:rFonts w:ascii="Arial" w:eastAsia="Arial" w:hAnsi="Arial" w:cs="Arial"/>
          <w:b/>
          <w:bCs/>
        </w:rPr>
        <w:br/>
      </w:r>
      <w:r>
        <w:rPr>
          <w:rFonts w:ascii="Arial" w:eastAsia="Arial" w:hAnsi="Arial" w:cs="Arial"/>
          <w:b/>
          <w:bCs/>
          <w:i/>
          <w:iCs/>
        </w:rPr>
        <w:t>(Celebrating the Golden Jubilee of KSCST’s flagship Student Project Programme) </w:t>
      </w:r>
    </w:p>
    <w:p w14:paraId="6A30C611" w14:textId="77777777" w:rsidR="006038CC" w:rsidRDefault="00404C5B">
      <w:pPr>
        <w:tabs>
          <w:tab w:val="left" w:pos="869"/>
          <w:tab w:val="center" w:pos="5386"/>
        </w:tabs>
        <w:spacing w:before="0" w:after="0"/>
        <w:jc w:val="center"/>
        <w:rPr>
          <w:rFonts w:ascii="Arial" w:eastAsia="Arial" w:hAnsi="Arial" w:cs="Arial"/>
          <w:sz w:val="24"/>
          <w:szCs w:val="24"/>
        </w:rPr>
      </w:pPr>
      <w:r>
        <w:rPr>
          <w:rFonts w:ascii="Arial" w:eastAsia="Arial" w:hAnsi="Arial" w:cs="Arial"/>
          <w:b/>
          <w:bCs/>
          <w:i/>
          <w:iCs/>
          <w:sz w:val="24"/>
          <w:szCs w:val="24"/>
        </w:rPr>
        <w:t xml:space="preserve">  </w:t>
      </w:r>
    </w:p>
    <w:p w14:paraId="6C2B6A57" w14:textId="77777777" w:rsidR="006038CC" w:rsidRDefault="00404C5B">
      <w:pPr>
        <w:tabs>
          <w:tab w:val="left" w:pos="869"/>
          <w:tab w:val="center" w:pos="5386"/>
        </w:tabs>
        <w:spacing w:before="0" w:after="0"/>
        <w:jc w:val="center"/>
        <w:rPr>
          <w:rFonts w:ascii="Arial" w:eastAsia="Arial" w:hAnsi="Arial" w:cs="Arial"/>
          <w:b/>
          <w:bCs/>
          <w:sz w:val="24"/>
          <w:szCs w:val="24"/>
        </w:rPr>
      </w:pPr>
      <w:r>
        <w:rPr>
          <w:rFonts w:ascii="Arial" w:eastAsia="Arial" w:hAnsi="Arial" w:cs="Arial"/>
          <w:b/>
          <w:bCs/>
          <w:i/>
          <w:iCs/>
          <w:sz w:val="24"/>
          <w:szCs w:val="24"/>
        </w:rPr>
        <w:t> </w:t>
      </w:r>
      <w:r>
        <w:rPr>
          <w:rFonts w:ascii="Arial" w:eastAsia="Arial" w:hAnsi="Arial" w:cs="Arial"/>
          <w:b/>
          <w:bCs/>
          <w:sz w:val="24"/>
          <w:szCs w:val="24"/>
        </w:rPr>
        <w:t>CALL FOR PROJECT PROPOSALS FROM FINAL-YEAR STUDENTS</w:t>
      </w:r>
      <w:r>
        <w:rPr>
          <w:rFonts w:ascii="Arial" w:eastAsia="Arial" w:hAnsi="Arial" w:cs="Arial"/>
          <w:b/>
          <w:bCs/>
          <w:sz w:val="24"/>
          <w:szCs w:val="24"/>
        </w:rPr>
        <w:br/>
        <w:t xml:space="preserve">B.E. | B.Arch. | </w:t>
      </w:r>
      <w:proofErr w:type="spellStart"/>
      <w:r>
        <w:rPr>
          <w:rFonts w:ascii="Arial" w:eastAsia="Arial" w:hAnsi="Arial" w:cs="Arial"/>
          <w:b/>
          <w:bCs/>
          <w:sz w:val="24"/>
          <w:szCs w:val="24"/>
        </w:rPr>
        <w:t>M.Tech</w:t>
      </w:r>
      <w:proofErr w:type="spellEnd"/>
      <w:r>
        <w:rPr>
          <w:rFonts w:ascii="Arial" w:eastAsia="Arial" w:hAnsi="Arial" w:cs="Arial"/>
          <w:b/>
          <w:bCs/>
          <w:sz w:val="24"/>
          <w:szCs w:val="24"/>
        </w:rPr>
        <w:t xml:space="preserve">. | M.Sc. | </w:t>
      </w:r>
      <w:proofErr w:type="spellStart"/>
      <w:r>
        <w:rPr>
          <w:rFonts w:ascii="Arial" w:eastAsia="Arial" w:hAnsi="Arial" w:cs="Arial"/>
          <w:b/>
          <w:bCs/>
          <w:sz w:val="24"/>
          <w:szCs w:val="24"/>
        </w:rPr>
        <w:t>M.Tech</w:t>
      </w:r>
      <w:proofErr w:type="spellEnd"/>
      <w:r>
        <w:rPr>
          <w:rFonts w:ascii="Arial" w:eastAsia="Arial" w:hAnsi="Arial" w:cs="Arial"/>
          <w:b/>
          <w:bCs/>
          <w:sz w:val="24"/>
          <w:szCs w:val="24"/>
        </w:rPr>
        <w:t>. / M.Sc. (Agriculture) | MBA | MCA</w:t>
      </w:r>
    </w:p>
    <w:p w14:paraId="3F001EFA" w14:textId="77777777" w:rsidR="0006353B" w:rsidRDefault="0006353B">
      <w:pPr>
        <w:tabs>
          <w:tab w:val="left" w:pos="869"/>
          <w:tab w:val="center" w:pos="5386"/>
        </w:tabs>
        <w:spacing w:before="0" w:after="0"/>
        <w:jc w:val="center"/>
        <w:rPr>
          <w:rFonts w:ascii="Arial" w:eastAsia="Arial" w:hAnsi="Arial" w:cs="Arial"/>
          <w:sz w:val="24"/>
          <w:szCs w:val="24"/>
        </w:rPr>
      </w:pPr>
    </w:p>
    <w:p w14:paraId="6FF27354" w14:textId="77777777" w:rsidR="006038CC" w:rsidRDefault="006038CC">
      <w:pPr>
        <w:rPr>
          <w:rFonts w:ascii="Arial" w:eastAsia="Arial" w:hAnsi="Arial" w:cs="Arial"/>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
        <w:gridCol w:w="9212"/>
      </w:tblGrid>
      <w:tr w:rsidR="006038CC" w14:paraId="75BE6F42" w14:textId="77777777" w:rsidTr="002E1885">
        <w:trPr>
          <w:trHeight w:val="477"/>
        </w:trPr>
        <w:tc>
          <w:tcPr>
            <w:tcW w:w="9638" w:type="dxa"/>
            <w:gridSpan w:val="2"/>
          </w:tcPr>
          <w:p w14:paraId="433F3ED9" w14:textId="77777777" w:rsidR="006038CC" w:rsidRDefault="00404C5B">
            <w:pPr>
              <w:spacing w:before="20" w:after="48"/>
              <w:ind w:right="54"/>
              <w:jc w:val="center"/>
              <w:rPr>
                <w:rFonts w:ascii="Arial" w:eastAsia="Arial" w:hAnsi="Arial" w:cs="Arial"/>
                <w:sz w:val="24"/>
                <w:szCs w:val="24"/>
              </w:rPr>
            </w:pPr>
            <w:r>
              <w:rPr>
                <w:rFonts w:ascii="Arial" w:eastAsia="Arial" w:hAnsi="Arial" w:cs="Arial"/>
                <w:b/>
                <w:bCs/>
                <w:sz w:val="24"/>
                <w:szCs w:val="24"/>
              </w:rPr>
              <w:t>PART–A: GENERAL INFORMATION</w:t>
            </w:r>
          </w:p>
          <w:p w14:paraId="6C5AE2DF" w14:textId="77777777" w:rsidR="006038CC" w:rsidRDefault="00404C5B">
            <w:pPr>
              <w:spacing w:before="20" w:after="48"/>
              <w:ind w:right="54"/>
              <w:jc w:val="center"/>
              <w:rPr>
                <w:rFonts w:ascii="Arial" w:eastAsia="Arial" w:hAnsi="Arial" w:cs="Arial"/>
                <w:sz w:val="24"/>
                <w:szCs w:val="24"/>
              </w:rPr>
            </w:pPr>
            <w:r>
              <w:rPr>
                <w:rFonts w:ascii="Arial" w:eastAsia="Arial" w:hAnsi="Arial" w:cs="Arial"/>
                <w:i/>
                <w:iCs/>
                <w:sz w:val="24"/>
                <w:szCs w:val="24"/>
              </w:rPr>
              <w:t>(Please fill in all details in UPPERCASE LETTERS, except for the Email ID.)</w:t>
            </w:r>
          </w:p>
        </w:tc>
      </w:tr>
      <w:tr w:rsidR="006038CC" w14:paraId="31A0BCC8" w14:textId="77777777" w:rsidTr="002E1885">
        <w:trPr>
          <w:trHeight w:val="713"/>
        </w:trPr>
        <w:tc>
          <w:tcPr>
            <w:tcW w:w="426" w:type="dxa"/>
          </w:tcPr>
          <w:p w14:paraId="25BF26B2"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tcPr>
          <w:p w14:paraId="313C4DE9" w14:textId="77777777" w:rsidR="006038CC" w:rsidRPr="00404C5B" w:rsidRDefault="00404C5B">
            <w:pPr>
              <w:spacing w:before="60" w:after="60"/>
              <w:ind w:right="54"/>
              <w:rPr>
                <w:rFonts w:ascii="Arial" w:eastAsia="Arial" w:hAnsi="Arial" w:cs="Arial"/>
                <w:color w:val="FF0000"/>
                <w:sz w:val="24"/>
                <w:szCs w:val="24"/>
              </w:rPr>
            </w:pPr>
            <w:r>
              <w:rPr>
                <w:rFonts w:ascii="Arial" w:eastAsia="Arial" w:hAnsi="Arial" w:cs="Arial"/>
                <w:b/>
                <w:bCs/>
                <w:color w:val="0000FF"/>
                <w:sz w:val="24"/>
                <w:szCs w:val="24"/>
              </w:rPr>
              <w:t>Project Title:</w:t>
            </w:r>
            <w:r>
              <w:rPr>
                <w:rFonts w:ascii="Arial" w:eastAsia="Arial" w:hAnsi="Arial" w:cs="Arial"/>
                <w:b/>
                <w:bCs/>
                <w:color w:val="FF0000"/>
                <w:sz w:val="24"/>
                <w:szCs w:val="24"/>
              </w:rPr>
              <w:t xml:space="preserve"> </w:t>
            </w:r>
            <w:r w:rsidRPr="00404C5B">
              <w:rPr>
                <w:rFonts w:ascii="Arial" w:hAnsi="Arial" w:cs="Arial"/>
                <w:sz w:val="24"/>
                <w:szCs w:val="24"/>
              </w:rPr>
              <w:t>SELF-CALIBRATING MULTI-MODAL EDGE AI NODE FOR INDUSTRIAL MACHINE ANOMALY DETECTION</w:t>
            </w:r>
          </w:p>
          <w:p w14:paraId="7185B5EA" w14:textId="77777777" w:rsidR="006038CC" w:rsidRDefault="006038CC">
            <w:pPr>
              <w:spacing w:before="60" w:after="60"/>
              <w:ind w:right="54"/>
              <w:jc w:val="left"/>
              <w:rPr>
                <w:rFonts w:ascii="Arial" w:eastAsia="Arial" w:hAnsi="Arial" w:cs="Arial"/>
                <w:sz w:val="24"/>
                <w:szCs w:val="24"/>
              </w:rPr>
            </w:pPr>
          </w:p>
        </w:tc>
      </w:tr>
      <w:tr w:rsidR="006038CC" w14:paraId="7C12568D" w14:textId="77777777" w:rsidTr="002E1885">
        <w:trPr>
          <w:trHeight w:val="954"/>
        </w:trPr>
        <w:tc>
          <w:tcPr>
            <w:tcW w:w="426" w:type="dxa"/>
          </w:tcPr>
          <w:p w14:paraId="7E771859"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tcPr>
          <w:p w14:paraId="39EE0A6A" w14:textId="77777777" w:rsidR="006038CC" w:rsidRPr="00404C5B" w:rsidRDefault="00404C5B" w:rsidP="00404C5B">
            <w:pPr>
              <w:pStyle w:val="NormalWeb"/>
              <w:ind w:left="0" w:hanging="2"/>
              <w:rPr>
                <w:rFonts w:eastAsia="Times New Roman" w:cs="Times New Roman"/>
                <w:color w:val="auto"/>
                <w:position w:val="0"/>
                <w:lang w:val="en-IN" w:eastAsia="en-IN"/>
              </w:rPr>
            </w:pPr>
            <w:r>
              <w:rPr>
                <w:rFonts w:ascii="Arial" w:eastAsia="Arial" w:hAnsi="Arial" w:cs="Arial"/>
                <w:b/>
                <w:bCs/>
                <w:color w:val="0000FF"/>
              </w:rPr>
              <w:t>Keywords (5–8):</w:t>
            </w:r>
            <w:r>
              <w:rPr>
                <w:rFonts w:ascii="Arial" w:eastAsia="Arial" w:hAnsi="Arial" w:cs="Arial"/>
                <w:b/>
                <w:bCs/>
                <w:color w:val="FF0000"/>
              </w:rPr>
              <w:t xml:space="preserve"> </w:t>
            </w:r>
            <w:r w:rsidRPr="00404C5B">
              <w:rPr>
                <w:rFonts w:ascii="Arial" w:eastAsia="Times New Roman" w:hAnsi="Arial" w:cs="Arial"/>
                <w:color w:val="auto"/>
                <w:position w:val="0"/>
                <w:lang w:val="en-IN" w:eastAsia="en-IN"/>
              </w:rPr>
              <w:t>INDUSTRIAL ANOMALY DETECTION, TINYML, SENSOR FUSION, PREDICTIVE MAINTENANCE, EDGE AI, AUTOENCODER, EMBEDDED SYSTEMS, INDUSTRIAL IOT</w:t>
            </w:r>
          </w:p>
        </w:tc>
      </w:tr>
      <w:tr w:rsidR="006038CC" w14:paraId="5CA3814D" w14:textId="77777777" w:rsidTr="002E1885">
        <w:trPr>
          <w:trHeight w:val="314"/>
        </w:trPr>
        <w:tc>
          <w:tcPr>
            <w:tcW w:w="426" w:type="dxa"/>
          </w:tcPr>
          <w:p w14:paraId="668F5B74"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vAlign w:val="center"/>
          </w:tcPr>
          <w:p w14:paraId="24B45147" w14:textId="77777777" w:rsidR="006038CC" w:rsidRDefault="00404C5B">
            <w:pPr>
              <w:spacing w:before="60" w:after="60"/>
              <w:ind w:left="82" w:right="54"/>
              <w:jc w:val="left"/>
              <w:rPr>
                <w:rFonts w:ascii="Arial" w:eastAsia="Arial" w:hAnsi="Arial" w:cs="Arial"/>
                <w:color w:val="0000FF"/>
                <w:sz w:val="24"/>
                <w:szCs w:val="24"/>
              </w:rPr>
            </w:pPr>
            <w:r>
              <w:rPr>
                <w:rFonts w:ascii="Arial" w:eastAsia="Arial" w:hAnsi="Arial" w:cs="Arial"/>
                <w:b/>
                <w:bCs/>
                <w:color w:val="0000FF"/>
                <w:sz w:val="24"/>
                <w:szCs w:val="24"/>
              </w:rPr>
              <w:t xml:space="preserve">Broad Theme: </w:t>
            </w:r>
          </w:p>
          <w:p w14:paraId="51828689" w14:textId="77777777" w:rsidR="006038CC" w:rsidRDefault="00404C5B" w:rsidP="002E521A">
            <w:pPr>
              <w:numPr>
                <w:ilvl w:val="0"/>
                <w:numId w:val="50"/>
              </w:numPr>
              <w:spacing w:before="60" w:after="60" w:line="360" w:lineRule="auto"/>
              <w:rPr>
                <w:rFonts w:ascii="Arial" w:eastAsia="Arial" w:hAnsi="Arial" w:cs="Arial"/>
                <w:sz w:val="24"/>
                <w:szCs w:val="24"/>
              </w:rPr>
            </w:pPr>
            <w:r>
              <w:rPr>
                <w:rFonts w:ascii="Arial" w:eastAsia="Arial" w:hAnsi="Arial" w:cs="Arial"/>
                <w:b/>
                <w:bCs/>
                <w:sz w:val="24"/>
                <w:szCs w:val="24"/>
              </w:rPr>
              <w:t xml:space="preserve">Theme No.: </w:t>
            </w:r>
            <w:r w:rsidR="005E7FED">
              <w:rPr>
                <w:rFonts w:ascii="Arial" w:eastAsia="Arial" w:hAnsi="Arial" w:cs="Arial"/>
                <w:bCs/>
                <w:sz w:val="24"/>
                <w:szCs w:val="24"/>
              </w:rPr>
              <w:t>2</w:t>
            </w:r>
          </w:p>
          <w:p w14:paraId="17701B4D" w14:textId="77777777" w:rsidR="006038CC" w:rsidRPr="00AA24DF" w:rsidRDefault="00404C5B" w:rsidP="002E521A">
            <w:pPr>
              <w:numPr>
                <w:ilvl w:val="0"/>
                <w:numId w:val="50"/>
              </w:numPr>
              <w:spacing w:before="60" w:after="60"/>
              <w:rPr>
                <w:rFonts w:ascii="Arial" w:eastAsia="Arial" w:hAnsi="Arial" w:cs="Arial"/>
                <w:sz w:val="24"/>
                <w:szCs w:val="24"/>
              </w:rPr>
            </w:pPr>
            <w:r>
              <w:rPr>
                <w:rFonts w:ascii="Arial" w:eastAsia="Arial" w:hAnsi="Arial" w:cs="Arial"/>
                <w:b/>
                <w:bCs/>
                <w:sz w:val="24"/>
                <w:szCs w:val="24"/>
              </w:rPr>
              <w:t xml:space="preserve">Theme Name: </w:t>
            </w:r>
            <w:r w:rsidR="005E7FED" w:rsidRPr="00AA24DF">
              <w:rPr>
                <w:rFonts w:ascii="Arial" w:hAnsi="Arial" w:cs="Arial"/>
                <w:sz w:val="24"/>
                <w:szCs w:val="24"/>
              </w:rPr>
              <w:t>WATER RESOUR</w:t>
            </w:r>
            <w:r w:rsidR="00757692" w:rsidRPr="00AA24DF">
              <w:rPr>
                <w:rFonts w:ascii="Arial" w:hAnsi="Arial" w:cs="Arial"/>
                <w:sz w:val="24"/>
                <w:szCs w:val="24"/>
              </w:rPr>
              <w:t>CES, ENVIRONMENT AND</w:t>
            </w:r>
            <w:r w:rsidR="00903B26" w:rsidRPr="00AA24DF">
              <w:rPr>
                <w:rFonts w:ascii="Arial" w:hAnsi="Arial" w:cs="Arial"/>
                <w:sz w:val="24"/>
                <w:szCs w:val="24"/>
              </w:rPr>
              <w:t xml:space="preserve"> </w:t>
            </w:r>
            <w:r w:rsidR="00757692" w:rsidRPr="00AA24DF">
              <w:rPr>
                <w:rFonts w:ascii="Arial" w:hAnsi="Arial" w:cs="Arial"/>
                <w:sz w:val="24"/>
                <w:szCs w:val="24"/>
              </w:rPr>
              <w:t>CLIMATE RESILIENCE</w:t>
            </w:r>
          </w:p>
          <w:p w14:paraId="42D4112B" w14:textId="07663839" w:rsidR="006038CC" w:rsidRDefault="00404C5B" w:rsidP="00E057FD">
            <w:pPr>
              <w:spacing w:before="60" w:after="60" w:line="360" w:lineRule="auto"/>
              <w:ind w:left="360"/>
              <w:rPr>
                <w:rFonts w:ascii="Arial" w:eastAsia="Arial" w:hAnsi="Arial" w:cs="Arial"/>
                <w:sz w:val="24"/>
                <w:szCs w:val="24"/>
              </w:rPr>
            </w:pPr>
            <w:r>
              <w:rPr>
                <w:rFonts w:ascii="Arial" w:eastAsia="Arial" w:hAnsi="Arial" w:cs="Arial"/>
                <w:b/>
                <w:bCs/>
                <w:sz w:val="24"/>
                <w:szCs w:val="24"/>
              </w:rPr>
              <w:t xml:space="preserve">3. </w:t>
            </w:r>
            <w:r w:rsidR="0006353B">
              <w:rPr>
                <w:rFonts w:ascii="Arial" w:eastAsia="Arial" w:hAnsi="Arial" w:cs="Arial"/>
                <w:b/>
                <w:bCs/>
                <w:sz w:val="24"/>
                <w:szCs w:val="24"/>
              </w:rPr>
              <w:t xml:space="preserve"> </w:t>
            </w:r>
            <w:r>
              <w:rPr>
                <w:rFonts w:ascii="Arial" w:eastAsia="Arial" w:hAnsi="Arial" w:cs="Arial"/>
                <w:b/>
                <w:bCs/>
                <w:sz w:val="24"/>
                <w:szCs w:val="24"/>
              </w:rPr>
              <w:t xml:space="preserve">Sub-theme / Focus Area: </w:t>
            </w:r>
            <w:r w:rsidR="00E057FD" w:rsidRPr="00E057FD">
              <w:rPr>
                <w:rFonts w:ascii="Arial" w:hAnsi="Arial" w:cs="Arial"/>
                <w:sz w:val="24"/>
                <w:szCs w:val="24"/>
              </w:rPr>
              <w:t>ENVIRONMENTAL IMPACT ASSESSMENT AND NATURAL RESOURCE MANAGEMENT (FOCUSSING SPECIFICALLY ON ENVIRONMENTAL IMPACT ASSESSMENT)</w:t>
            </w:r>
          </w:p>
        </w:tc>
      </w:tr>
      <w:tr w:rsidR="006038CC" w14:paraId="4C587664" w14:textId="77777777" w:rsidTr="005E09F0">
        <w:trPr>
          <w:trHeight w:val="4669"/>
        </w:trPr>
        <w:tc>
          <w:tcPr>
            <w:tcW w:w="426" w:type="dxa"/>
          </w:tcPr>
          <w:p w14:paraId="07A44948" w14:textId="77777777" w:rsidR="006038CC" w:rsidRDefault="006038CC" w:rsidP="002E1885">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tcPr>
          <w:p w14:paraId="449C0E9F" w14:textId="77777777" w:rsidR="006038CC" w:rsidRDefault="00404C5B">
            <w:pPr>
              <w:widowControl/>
              <w:pBdr>
                <w:top w:val="nil"/>
                <w:left w:val="nil"/>
                <w:bottom w:val="nil"/>
                <w:right w:val="nil"/>
                <w:between w:val="nil"/>
              </w:pBdr>
              <w:spacing w:before="60" w:after="60" w:line="480" w:lineRule="auto"/>
              <w:ind w:right="54"/>
              <w:jc w:val="left"/>
              <w:rPr>
                <w:rFonts w:ascii="Arial" w:eastAsia="Arial" w:hAnsi="Arial" w:cs="Arial"/>
                <w:color w:val="0000FF"/>
                <w:sz w:val="24"/>
                <w:szCs w:val="24"/>
              </w:rPr>
            </w:pPr>
            <w:r>
              <w:rPr>
                <w:rFonts w:ascii="Arial" w:eastAsia="Arial" w:hAnsi="Arial" w:cs="Arial"/>
                <w:b/>
                <w:bCs/>
                <w:color w:val="0000FF"/>
                <w:sz w:val="24"/>
                <w:szCs w:val="24"/>
              </w:rPr>
              <w:t>Institution Details:</w:t>
            </w:r>
          </w:p>
          <w:p w14:paraId="31E9BDD5" w14:textId="77777777" w:rsidR="006038CC" w:rsidRDefault="00404C5B" w:rsidP="002E1885">
            <w:pPr>
              <w:widowControl/>
              <w:numPr>
                <w:ilvl w:val="0"/>
                <w:numId w:val="45"/>
              </w:numPr>
              <w:spacing w:before="60" w:after="60" w:line="480" w:lineRule="auto"/>
              <w:jc w:val="left"/>
              <w:rPr>
                <w:rFonts w:ascii="Arial" w:eastAsia="Arial" w:hAnsi="Arial" w:cs="Arial"/>
                <w:sz w:val="24"/>
                <w:szCs w:val="24"/>
              </w:rPr>
            </w:pPr>
            <w:r>
              <w:rPr>
                <w:rFonts w:ascii="Arial" w:eastAsia="Arial" w:hAnsi="Arial" w:cs="Arial"/>
                <w:b/>
                <w:bCs/>
                <w:sz w:val="24"/>
                <w:szCs w:val="24"/>
              </w:rPr>
              <w:t xml:space="preserve">Name of Institution: </w:t>
            </w:r>
            <w:r>
              <w:rPr>
                <w:rFonts w:ascii="Arial" w:eastAsia="Arial" w:hAnsi="Arial" w:cs="Arial"/>
                <w:bCs/>
                <w:sz w:val="24"/>
                <w:szCs w:val="24"/>
              </w:rPr>
              <w:t>DAYANANDA SAGAR UNIVERSITY</w:t>
            </w:r>
          </w:p>
          <w:p w14:paraId="6F246693" w14:textId="77777777" w:rsidR="006038CC" w:rsidRDefault="00404C5B" w:rsidP="002E1885">
            <w:pPr>
              <w:widowControl/>
              <w:numPr>
                <w:ilvl w:val="0"/>
                <w:numId w:val="45"/>
              </w:numPr>
              <w:spacing w:before="60" w:after="60" w:line="480" w:lineRule="auto"/>
              <w:jc w:val="left"/>
              <w:rPr>
                <w:rFonts w:ascii="Arial" w:eastAsia="Arial" w:hAnsi="Arial" w:cs="Arial"/>
                <w:sz w:val="24"/>
                <w:szCs w:val="24"/>
              </w:rPr>
            </w:pPr>
            <w:r>
              <w:rPr>
                <w:rFonts w:ascii="Arial" w:eastAsia="Arial" w:hAnsi="Arial" w:cs="Arial"/>
                <w:b/>
                <w:bCs/>
                <w:sz w:val="24"/>
                <w:szCs w:val="24"/>
              </w:rPr>
              <w:t xml:space="preserve">Course Name: </w:t>
            </w:r>
            <w:r w:rsidRPr="00404C5B">
              <w:rPr>
                <w:rFonts w:ascii="Arial" w:eastAsia="Arial" w:hAnsi="Arial" w:cs="Arial"/>
                <w:bCs/>
                <w:sz w:val="24"/>
                <w:szCs w:val="24"/>
              </w:rPr>
              <w:t>B</w:t>
            </w:r>
            <w:r>
              <w:rPr>
                <w:rFonts w:ascii="Arial" w:eastAsia="Arial" w:hAnsi="Arial" w:cs="Arial"/>
                <w:bCs/>
                <w:sz w:val="24"/>
                <w:szCs w:val="24"/>
              </w:rPr>
              <w:t>.TECH</w:t>
            </w:r>
          </w:p>
          <w:p w14:paraId="627FF934" w14:textId="77777777" w:rsidR="006038CC" w:rsidRDefault="00404C5B" w:rsidP="002E1885">
            <w:pPr>
              <w:widowControl/>
              <w:numPr>
                <w:ilvl w:val="0"/>
                <w:numId w:val="45"/>
              </w:numPr>
              <w:spacing w:before="60" w:after="60" w:line="480" w:lineRule="auto"/>
              <w:jc w:val="left"/>
              <w:rPr>
                <w:rFonts w:ascii="Arial" w:eastAsia="Arial" w:hAnsi="Arial" w:cs="Arial"/>
                <w:sz w:val="24"/>
                <w:szCs w:val="24"/>
              </w:rPr>
            </w:pPr>
            <w:r>
              <w:rPr>
                <w:rFonts w:ascii="Arial" w:eastAsia="Arial" w:hAnsi="Arial" w:cs="Arial"/>
                <w:b/>
                <w:bCs/>
                <w:sz w:val="24"/>
                <w:szCs w:val="24"/>
              </w:rPr>
              <w:t xml:space="preserve">Department Name: </w:t>
            </w:r>
            <w:r w:rsidRPr="00404C5B">
              <w:rPr>
                <w:rFonts w:ascii="Arial" w:eastAsia="Arial" w:hAnsi="Arial" w:cs="Arial"/>
                <w:bCs/>
                <w:sz w:val="24"/>
                <w:szCs w:val="24"/>
              </w:rPr>
              <w:t>COMPUTER SCIENCE ENGINEERING</w:t>
            </w:r>
          </w:p>
          <w:p w14:paraId="62883DFE" w14:textId="77777777" w:rsidR="006038CC" w:rsidRDefault="00404C5B" w:rsidP="002E1885">
            <w:pPr>
              <w:widowControl/>
              <w:numPr>
                <w:ilvl w:val="0"/>
                <w:numId w:val="45"/>
              </w:numPr>
              <w:spacing w:before="60" w:after="60" w:line="480" w:lineRule="auto"/>
              <w:jc w:val="left"/>
              <w:rPr>
                <w:rFonts w:ascii="Arial" w:eastAsia="Arial" w:hAnsi="Arial" w:cs="Arial"/>
                <w:sz w:val="24"/>
                <w:szCs w:val="24"/>
              </w:rPr>
            </w:pPr>
            <w:r>
              <w:rPr>
                <w:rFonts w:ascii="Arial" w:eastAsia="Arial" w:hAnsi="Arial" w:cs="Arial"/>
                <w:b/>
                <w:bCs/>
                <w:sz w:val="24"/>
                <w:szCs w:val="24"/>
              </w:rPr>
              <w:t xml:space="preserve">Affiliated University: </w:t>
            </w:r>
            <w:r w:rsidRPr="00404C5B">
              <w:rPr>
                <w:rFonts w:ascii="Arial" w:eastAsia="Arial" w:hAnsi="Arial" w:cs="Arial"/>
                <w:bCs/>
                <w:sz w:val="24"/>
                <w:szCs w:val="24"/>
              </w:rPr>
              <w:t>NA</w:t>
            </w:r>
          </w:p>
          <w:p w14:paraId="1FBF2E04" w14:textId="727C90C7" w:rsidR="006038CC" w:rsidRDefault="00404C5B">
            <w:pPr>
              <w:widowControl/>
              <w:spacing w:before="60" w:after="60" w:line="480" w:lineRule="auto"/>
              <w:ind w:left="360"/>
              <w:jc w:val="left"/>
              <w:rPr>
                <w:rFonts w:ascii="Arial" w:eastAsia="Arial" w:hAnsi="Arial" w:cs="Arial"/>
                <w:sz w:val="24"/>
                <w:szCs w:val="24"/>
              </w:rPr>
            </w:pPr>
            <w:r>
              <w:rPr>
                <w:rFonts w:ascii="Arial" w:eastAsia="Arial" w:hAnsi="Arial" w:cs="Arial"/>
                <w:b/>
                <w:bCs/>
                <w:sz w:val="24"/>
                <w:szCs w:val="24"/>
              </w:rPr>
              <w:t xml:space="preserve">5. </w:t>
            </w:r>
            <w:r w:rsidR="0006353B">
              <w:rPr>
                <w:rFonts w:ascii="Arial" w:eastAsia="Arial" w:hAnsi="Arial" w:cs="Arial"/>
                <w:b/>
                <w:bCs/>
                <w:sz w:val="24"/>
                <w:szCs w:val="24"/>
              </w:rPr>
              <w:t xml:space="preserve"> </w:t>
            </w:r>
            <w:r>
              <w:rPr>
                <w:rFonts w:ascii="Arial" w:eastAsia="Arial" w:hAnsi="Arial" w:cs="Arial"/>
                <w:b/>
                <w:bCs/>
                <w:sz w:val="24"/>
                <w:szCs w:val="24"/>
              </w:rPr>
              <w:t xml:space="preserve">District of Your Institution: </w:t>
            </w:r>
            <w:r w:rsidR="005E09F0" w:rsidRPr="005E09F0">
              <w:rPr>
                <w:rFonts w:ascii="Arial" w:hAnsi="Arial" w:cs="Arial"/>
                <w:sz w:val="24"/>
                <w:szCs w:val="24"/>
              </w:rPr>
              <w:t>Bengaluru South Dt</w:t>
            </w:r>
          </w:p>
          <w:p w14:paraId="045502C8" w14:textId="05077D11" w:rsidR="006038CC" w:rsidRDefault="00404C5B" w:rsidP="005E09F0">
            <w:pPr>
              <w:widowControl/>
              <w:spacing w:before="60" w:after="0"/>
              <w:ind w:left="357"/>
              <w:jc w:val="left"/>
              <w:rPr>
                <w:rFonts w:ascii="Arial" w:eastAsia="Arial" w:hAnsi="Arial" w:cs="Arial"/>
                <w:sz w:val="24"/>
                <w:szCs w:val="24"/>
              </w:rPr>
            </w:pPr>
            <w:r>
              <w:rPr>
                <w:rFonts w:ascii="Arial" w:eastAsia="Arial" w:hAnsi="Arial" w:cs="Arial"/>
                <w:b/>
                <w:bCs/>
                <w:sz w:val="24"/>
                <w:szCs w:val="24"/>
              </w:rPr>
              <w:t>6. Complete Postal Address of the Institution with Pin code: </w:t>
            </w:r>
            <w:r w:rsidRPr="00404C5B">
              <w:rPr>
                <w:rFonts w:ascii="Arial" w:hAnsi="Arial" w:cs="Arial"/>
                <w:sz w:val="24"/>
                <w:szCs w:val="24"/>
              </w:rPr>
              <w:t xml:space="preserve">DAYANANDA SAGAR UNIVERSITY, SCHOOL OF ENGINEERING, </w:t>
            </w:r>
            <w:r w:rsidR="005E09F0" w:rsidRPr="005E09F0">
              <w:rPr>
                <w:rFonts w:ascii="Arial" w:hAnsi="Arial" w:cs="Arial"/>
                <w:sz w:val="24"/>
                <w:szCs w:val="24"/>
              </w:rPr>
              <w:t>Devarakaggalahalli, Harohalli,</w:t>
            </w:r>
            <w:r w:rsidR="005E09F0">
              <w:rPr>
                <w:rFonts w:ascii="Arial" w:hAnsi="Arial" w:cs="Arial"/>
                <w:sz w:val="24"/>
                <w:szCs w:val="24"/>
              </w:rPr>
              <w:t xml:space="preserve"> </w:t>
            </w:r>
            <w:proofErr w:type="spellStart"/>
            <w:r w:rsidR="005E09F0" w:rsidRPr="005E09F0">
              <w:rPr>
                <w:rFonts w:ascii="Arial" w:hAnsi="Arial" w:cs="Arial"/>
                <w:sz w:val="24"/>
                <w:szCs w:val="24"/>
              </w:rPr>
              <w:t>Kanakapura</w:t>
            </w:r>
            <w:proofErr w:type="spellEnd"/>
            <w:r w:rsidR="005E09F0" w:rsidRPr="005E09F0">
              <w:rPr>
                <w:rFonts w:ascii="Arial" w:hAnsi="Arial" w:cs="Arial"/>
                <w:sz w:val="24"/>
                <w:szCs w:val="24"/>
              </w:rPr>
              <w:t xml:space="preserve"> Road,</w:t>
            </w:r>
            <w:r w:rsidR="005E09F0">
              <w:rPr>
                <w:rFonts w:ascii="Arial" w:hAnsi="Arial" w:cs="Arial"/>
                <w:sz w:val="24"/>
                <w:szCs w:val="24"/>
              </w:rPr>
              <w:t xml:space="preserve"> </w:t>
            </w:r>
            <w:r w:rsidR="005E09F0" w:rsidRPr="005E09F0">
              <w:rPr>
                <w:rFonts w:ascii="Arial" w:hAnsi="Arial" w:cs="Arial"/>
                <w:sz w:val="24"/>
                <w:szCs w:val="24"/>
              </w:rPr>
              <w:t>Bengaluru South Dt. – 562 112</w:t>
            </w:r>
            <w:r w:rsidRPr="00404C5B">
              <w:rPr>
                <w:rFonts w:ascii="Arial" w:hAnsi="Arial" w:cs="Arial"/>
                <w:sz w:val="24"/>
                <w:szCs w:val="24"/>
              </w:rPr>
              <w:t>.</w:t>
            </w:r>
          </w:p>
        </w:tc>
      </w:tr>
      <w:tr w:rsidR="006038CC" w14:paraId="65C5A03A" w14:textId="77777777" w:rsidTr="00462205">
        <w:trPr>
          <w:trHeight w:val="3535"/>
        </w:trPr>
        <w:tc>
          <w:tcPr>
            <w:tcW w:w="426" w:type="dxa"/>
          </w:tcPr>
          <w:p w14:paraId="78C2BBF5"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tcPr>
          <w:p w14:paraId="61B199D7" w14:textId="77777777" w:rsidR="006038CC" w:rsidRDefault="00404C5B">
            <w:pPr>
              <w:spacing w:before="60" w:after="60" w:line="480" w:lineRule="auto"/>
              <w:rPr>
                <w:rFonts w:ascii="Arial" w:eastAsia="Arial" w:hAnsi="Arial" w:cs="Arial"/>
                <w:color w:val="0000FF"/>
                <w:sz w:val="24"/>
                <w:szCs w:val="24"/>
              </w:rPr>
            </w:pPr>
            <w:r>
              <w:rPr>
                <w:rFonts w:ascii="Arial" w:eastAsia="Arial" w:hAnsi="Arial" w:cs="Arial"/>
                <w:b/>
                <w:bCs/>
                <w:color w:val="0000FF"/>
                <w:sz w:val="24"/>
                <w:szCs w:val="24"/>
              </w:rPr>
              <w:t>Project Guide Details:</w:t>
            </w:r>
          </w:p>
          <w:p w14:paraId="7567C669" w14:textId="77777777" w:rsidR="006038CC" w:rsidRDefault="00757692" w:rsidP="002E521A">
            <w:pPr>
              <w:widowControl/>
              <w:numPr>
                <w:ilvl w:val="0"/>
                <w:numId w:val="51"/>
              </w:numPr>
              <w:spacing w:before="40" w:after="40" w:line="480" w:lineRule="auto"/>
              <w:ind w:left="714" w:hanging="357"/>
              <w:jc w:val="left"/>
              <w:rPr>
                <w:rFonts w:ascii="Arial" w:eastAsia="Arial" w:hAnsi="Arial" w:cs="Arial"/>
              </w:rPr>
            </w:pPr>
            <w:r>
              <w:rPr>
                <w:rFonts w:ascii="Arial" w:eastAsia="Arial" w:hAnsi="Arial" w:cs="Arial"/>
                <w:b/>
                <w:bCs/>
                <w:sz w:val="24"/>
                <w:szCs w:val="24"/>
              </w:rPr>
              <w:t xml:space="preserve">Project Guide Name: </w:t>
            </w:r>
            <w:r w:rsidRPr="00757692">
              <w:rPr>
                <w:rFonts w:ascii="Arial" w:eastAsia="Arial" w:hAnsi="Arial" w:cs="Arial"/>
                <w:bCs/>
                <w:sz w:val="24"/>
                <w:szCs w:val="24"/>
              </w:rPr>
              <w:t>Dr.</w:t>
            </w:r>
            <w:r>
              <w:rPr>
                <w:rFonts w:ascii="Arial" w:eastAsia="Arial" w:hAnsi="Arial" w:cs="Arial"/>
                <w:bCs/>
                <w:sz w:val="24"/>
                <w:szCs w:val="24"/>
              </w:rPr>
              <w:t xml:space="preserve"> </w:t>
            </w:r>
            <w:r w:rsidRPr="00757692">
              <w:rPr>
                <w:rFonts w:ascii="Arial" w:eastAsia="Arial" w:hAnsi="Arial" w:cs="Arial"/>
                <w:bCs/>
                <w:sz w:val="24"/>
                <w:szCs w:val="24"/>
              </w:rPr>
              <w:t>MEENAKSHI MALHOTRA</w:t>
            </w:r>
          </w:p>
          <w:p w14:paraId="2933AD45" w14:textId="77777777" w:rsidR="006038CC" w:rsidRDefault="00404C5B" w:rsidP="002E521A">
            <w:pPr>
              <w:widowControl/>
              <w:numPr>
                <w:ilvl w:val="0"/>
                <w:numId w:val="51"/>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Designation:</w:t>
            </w:r>
            <w:r w:rsidR="00B35BB6">
              <w:rPr>
                <w:rFonts w:ascii="Arial" w:eastAsia="Arial" w:hAnsi="Arial" w:cs="Arial"/>
                <w:b/>
                <w:bCs/>
                <w:sz w:val="24"/>
                <w:szCs w:val="24"/>
              </w:rPr>
              <w:t xml:space="preserve"> </w:t>
            </w:r>
            <w:r w:rsidR="00B35BB6" w:rsidRPr="00B35BB6">
              <w:rPr>
                <w:rFonts w:ascii="Arial" w:eastAsia="Arial" w:hAnsi="Arial" w:cs="Arial"/>
                <w:bCs/>
                <w:sz w:val="24"/>
                <w:szCs w:val="24"/>
              </w:rPr>
              <w:t>ASSOCIATE PROFESSOR</w:t>
            </w:r>
          </w:p>
          <w:p w14:paraId="3E8B051C" w14:textId="6C6A72BC" w:rsidR="006038CC" w:rsidRDefault="00404C5B" w:rsidP="002E521A">
            <w:pPr>
              <w:widowControl/>
              <w:numPr>
                <w:ilvl w:val="0"/>
                <w:numId w:val="51"/>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Department:</w:t>
            </w:r>
            <w:r w:rsidR="00757692">
              <w:rPr>
                <w:rFonts w:ascii="Arial" w:eastAsia="Arial" w:hAnsi="Arial" w:cs="Arial"/>
                <w:b/>
                <w:bCs/>
                <w:sz w:val="24"/>
                <w:szCs w:val="24"/>
              </w:rPr>
              <w:t xml:space="preserve"> </w:t>
            </w:r>
            <w:r w:rsidR="00757692" w:rsidRPr="00757692">
              <w:rPr>
                <w:rFonts w:ascii="Arial" w:eastAsia="Arial" w:hAnsi="Arial" w:cs="Arial"/>
                <w:bCs/>
                <w:sz w:val="24"/>
                <w:szCs w:val="24"/>
              </w:rPr>
              <w:t xml:space="preserve">COMPUTER SCIENCE </w:t>
            </w:r>
            <w:r w:rsidR="005E09F0">
              <w:rPr>
                <w:rFonts w:ascii="Arial" w:eastAsia="Arial" w:hAnsi="Arial" w:cs="Arial"/>
                <w:bCs/>
                <w:sz w:val="24"/>
                <w:szCs w:val="24"/>
              </w:rPr>
              <w:t xml:space="preserve">and </w:t>
            </w:r>
            <w:r w:rsidR="00757692" w:rsidRPr="00757692">
              <w:rPr>
                <w:rFonts w:ascii="Arial" w:eastAsia="Arial" w:hAnsi="Arial" w:cs="Arial"/>
                <w:bCs/>
                <w:sz w:val="24"/>
                <w:szCs w:val="24"/>
              </w:rPr>
              <w:t>ENGINEERING</w:t>
            </w:r>
          </w:p>
          <w:p w14:paraId="764FE33A" w14:textId="77777777" w:rsidR="006038CC" w:rsidRDefault="00404C5B" w:rsidP="002E521A">
            <w:pPr>
              <w:widowControl/>
              <w:numPr>
                <w:ilvl w:val="0"/>
                <w:numId w:val="51"/>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Email id:</w:t>
            </w:r>
            <w:r w:rsidR="00462205">
              <w:rPr>
                <w:rFonts w:ascii="Arial" w:eastAsia="Arial" w:hAnsi="Arial" w:cs="Arial"/>
                <w:b/>
                <w:bCs/>
                <w:sz w:val="24"/>
                <w:szCs w:val="24"/>
              </w:rPr>
              <w:t xml:space="preserve"> </w:t>
            </w:r>
            <w:r w:rsidR="00462205" w:rsidRPr="00462205">
              <w:rPr>
                <w:rFonts w:ascii="Arial" w:eastAsia="Arial" w:hAnsi="Arial" w:cs="Arial"/>
                <w:bCs/>
                <w:sz w:val="24"/>
                <w:szCs w:val="24"/>
              </w:rPr>
              <w:t>meenakshi.malhotra-cse@dsu.edu.in</w:t>
            </w:r>
          </w:p>
          <w:p w14:paraId="71CD2306" w14:textId="77777777" w:rsidR="006038CC" w:rsidRPr="00462205" w:rsidRDefault="00404C5B" w:rsidP="00462205">
            <w:pPr>
              <w:widowControl/>
              <w:numPr>
                <w:ilvl w:val="0"/>
                <w:numId w:val="51"/>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Mobile Number:</w:t>
            </w:r>
            <w:r w:rsidR="00F57E35">
              <w:rPr>
                <w:rFonts w:ascii="Arial" w:eastAsia="Arial" w:hAnsi="Arial" w:cs="Arial"/>
                <w:b/>
                <w:bCs/>
                <w:sz w:val="24"/>
                <w:szCs w:val="24"/>
              </w:rPr>
              <w:t xml:space="preserve"> </w:t>
            </w:r>
            <w:r w:rsidR="00F57E35" w:rsidRPr="00F57E35">
              <w:rPr>
                <w:rFonts w:ascii="Arial" w:eastAsia="Arial" w:hAnsi="Arial" w:cs="Arial"/>
                <w:bCs/>
                <w:sz w:val="24"/>
                <w:szCs w:val="24"/>
              </w:rPr>
              <w:t>+91 9880858358</w:t>
            </w:r>
          </w:p>
        </w:tc>
      </w:tr>
      <w:tr w:rsidR="006038CC" w14:paraId="715E301B" w14:textId="77777777" w:rsidTr="002E1885">
        <w:trPr>
          <w:trHeight w:val="165"/>
        </w:trPr>
        <w:tc>
          <w:tcPr>
            <w:tcW w:w="426" w:type="dxa"/>
          </w:tcPr>
          <w:p w14:paraId="69A0C56F"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vAlign w:val="center"/>
          </w:tcPr>
          <w:p w14:paraId="57C31089" w14:textId="77777777" w:rsidR="006038CC" w:rsidRDefault="00404C5B">
            <w:pPr>
              <w:spacing w:before="60" w:after="60"/>
              <w:rPr>
                <w:rFonts w:ascii="Arial" w:eastAsia="Arial" w:hAnsi="Arial" w:cs="Arial"/>
                <w:color w:val="0000FF"/>
                <w:sz w:val="24"/>
                <w:szCs w:val="24"/>
              </w:rPr>
            </w:pPr>
            <w:r>
              <w:rPr>
                <w:rFonts w:ascii="Arial" w:eastAsia="Arial" w:hAnsi="Arial" w:cs="Arial"/>
                <w:b/>
                <w:bCs/>
                <w:color w:val="0000FF"/>
                <w:sz w:val="24"/>
                <w:szCs w:val="24"/>
              </w:rPr>
              <w:t>Student Team Details:</w:t>
            </w:r>
            <w:r>
              <w:rPr>
                <w:rFonts w:ascii="Arial" w:eastAsia="Arial" w:hAnsi="Arial" w:cs="Arial"/>
                <w:color w:val="0000FF"/>
                <w:sz w:val="24"/>
                <w:szCs w:val="24"/>
              </w:rPr>
              <w:t xml:space="preserve"> </w:t>
            </w:r>
          </w:p>
        </w:tc>
      </w:tr>
    </w:tbl>
    <w:p w14:paraId="456881EE" w14:textId="77777777" w:rsidR="006038CC" w:rsidRDefault="006038CC">
      <w:pPr>
        <w:spacing w:before="0" w:after="0"/>
        <w:rPr>
          <w:rFonts w:ascii="Arial" w:eastAsia="Arial" w:hAnsi="Arial" w:cs="Arial"/>
        </w:rPr>
      </w:pPr>
    </w:p>
    <w:tbl>
      <w:tblPr>
        <w:tblW w:w="103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8"/>
        <w:gridCol w:w="1701"/>
        <w:gridCol w:w="1309"/>
        <w:gridCol w:w="1809"/>
        <w:gridCol w:w="1192"/>
        <w:gridCol w:w="1134"/>
        <w:gridCol w:w="1225"/>
        <w:gridCol w:w="1406"/>
      </w:tblGrid>
      <w:tr w:rsidR="006038CC" w14:paraId="2FA8A953" w14:textId="77777777" w:rsidTr="005E09F0">
        <w:trPr>
          <w:trHeight w:val="927"/>
        </w:trPr>
        <w:tc>
          <w:tcPr>
            <w:tcW w:w="568" w:type="dxa"/>
            <w:vAlign w:val="center"/>
          </w:tcPr>
          <w:p w14:paraId="554D66B2"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Sl. No.</w:t>
            </w:r>
          </w:p>
        </w:tc>
        <w:tc>
          <w:tcPr>
            <w:tcW w:w="1701" w:type="dxa"/>
            <w:vAlign w:val="center"/>
          </w:tcPr>
          <w:p w14:paraId="15698F56" w14:textId="77777777" w:rsidR="006038CC" w:rsidRDefault="00404C5B">
            <w:pPr>
              <w:spacing w:before="0" w:after="0"/>
              <w:ind w:right="-107"/>
              <w:jc w:val="center"/>
              <w:rPr>
                <w:rFonts w:ascii="Arial" w:eastAsia="Arial" w:hAnsi="Arial" w:cs="Arial"/>
                <w:sz w:val="20"/>
                <w:szCs w:val="20"/>
              </w:rPr>
            </w:pPr>
            <w:r>
              <w:rPr>
                <w:rFonts w:ascii="Arial" w:eastAsia="Arial" w:hAnsi="Arial" w:cs="Arial"/>
                <w:b/>
                <w:bCs/>
                <w:sz w:val="20"/>
                <w:szCs w:val="20"/>
              </w:rPr>
              <w:t>Insert Passport-size Photograph</w:t>
            </w:r>
          </w:p>
        </w:tc>
        <w:tc>
          <w:tcPr>
            <w:tcW w:w="1309" w:type="dxa"/>
            <w:vAlign w:val="center"/>
          </w:tcPr>
          <w:p w14:paraId="0DAC9376"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Name of the Student</w:t>
            </w:r>
          </w:p>
          <w:p w14:paraId="30A1D8B4"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(BLOCK LETTERS)</w:t>
            </w:r>
          </w:p>
        </w:tc>
        <w:tc>
          <w:tcPr>
            <w:tcW w:w="1809" w:type="dxa"/>
            <w:vAlign w:val="center"/>
          </w:tcPr>
          <w:p w14:paraId="4C034C21"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USN / Registration No.</w:t>
            </w:r>
          </w:p>
        </w:tc>
        <w:tc>
          <w:tcPr>
            <w:tcW w:w="1192" w:type="dxa"/>
            <w:vAlign w:val="center"/>
          </w:tcPr>
          <w:p w14:paraId="358C668E"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 xml:space="preserve">Degree &amp; Branch &amp; Semester </w:t>
            </w:r>
          </w:p>
        </w:tc>
        <w:tc>
          <w:tcPr>
            <w:tcW w:w="1134" w:type="dxa"/>
          </w:tcPr>
          <w:p w14:paraId="664723E2" w14:textId="77777777" w:rsidR="006038CC" w:rsidRDefault="00404C5B">
            <w:pPr>
              <w:spacing w:before="0" w:after="0"/>
              <w:jc w:val="center"/>
              <w:rPr>
                <w:rFonts w:ascii="Arial" w:eastAsia="Arial" w:hAnsi="Arial" w:cs="Arial"/>
                <w:sz w:val="16"/>
                <w:szCs w:val="16"/>
              </w:rPr>
            </w:pPr>
            <w:r>
              <w:rPr>
                <w:rFonts w:ascii="Arial" w:eastAsia="Arial" w:hAnsi="Arial" w:cs="Arial"/>
                <w:b/>
                <w:bCs/>
                <w:sz w:val="16"/>
                <w:szCs w:val="16"/>
              </w:rPr>
              <w:t>Category as per College Records (SC/ST/</w:t>
            </w:r>
          </w:p>
          <w:p w14:paraId="52388E2F" w14:textId="77777777" w:rsidR="006038CC" w:rsidRDefault="00404C5B">
            <w:pPr>
              <w:spacing w:before="0" w:after="0"/>
              <w:jc w:val="center"/>
              <w:rPr>
                <w:rFonts w:ascii="Arial" w:eastAsia="Arial" w:hAnsi="Arial" w:cs="Arial"/>
                <w:sz w:val="16"/>
                <w:szCs w:val="16"/>
              </w:rPr>
            </w:pPr>
            <w:r>
              <w:rPr>
                <w:rFonts w:ascii="Arial" w:eastAsia="Arial" w:hAnsi="Arial" w:cs="Arial"/>
                <w:b/>
                <w:bCs/>
                <w:sz w:val="16"/>
                <w:szCs w:val="16"/>
              </w:rPr>
              <w:t>OBC/</w:t>
            </w:r>
          </w:p>
          <w:p w14:paraId="5EB38F4B" w14:textId="77777777" w:rsidR="006038CC" w:rsidRDefault="00404C5B">
            <w:pPr>
              <w:spacing w:before="0" w:after="0"/>
              <w:jc w:val="center"/>
              <w:rPr>
                <w:rFonts w:ascii="Arial" w:eastAsia="Arial" w:hAnsi="Arial" w:cs="Arial"/>
                <w:sz w:val="20"/>
                <w:szCs w:val="20"/>
              </w:rPr>
            </w:pPr>
            <w:r>
              <w:rPr>
                <w:rFonts w:ascii="Arial" w:eastAsia="Arial" w:hAnsi="Arial" w:cs="Arial"/>
                <w:b/>
                <w:bCs/>
                <w:sz w:val="16"/>
                <w:szCs w:val="16"/>
              </w:rPr>
              <w:t>General)</w:t>
            </w:r>
          </w:p>
        </w:tc>
        <w:tc>
          <w:tcPr>
            <w:tcW w:w="1225" w:type="dxa"/>
            <w:vAlign w:val="center"/>
          </w:tcPr>
          <w:p w14:paraId="298D1181"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Mobile No.</w:t>
            </w:r>
          </w:p>
        </w:tc>
        <w:tc>
          <w:tcPr>
            <w:tcW w:w="1406" w:type="dxa"/>
            <w:vAlign w:val="center"/>
          </w:tcPr>
          <w:p w14:paraId="23E552DD"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Email Id</w:t>
            </w:r>
          </w:p>
        </w:tc>
      </w:tr>
      <w:tr w:rsidR="006038CC" w14:paraId="675DB6EE" w14:textId="77777777" w:rsidTr="005E09F0">
        <w:trPr>
          <w:trHeight w:val="359"/>
        </w:trPr>
        <w:tc>
          <w:tcPr>
            <w:tcW w:w="568" w:type="dxa"/>
          </w:tcPr>
          <w:p w14:paraId="7474A21A"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1.</w:t>
            </w:r>
          </w:p>
        </w:tc>
        <w:tc>
          <w:tcPr>
            <w:tcW w:w="1701" w:type="dxa"/>
          </w:tcPr>
          <w:p w14:paraId="397BAE31" w14:textId="77777777" w:rsidR="006038CC" w:rsidRDefault="00D17977">
            <w:pPr>
              <w:spacing w:before="0" w:after="0"/>
              <w:rPr>
                <w:rFonts w:ascii="Arial" w:eastAsia="Arial" w:hAnsi="Arial" w:cs="Arial"/>
                <w:sz w:val="20"/>
                <w:szCs w:val="20"/>
              </w:rPr>
            </w:pPr>
            <w:r>
              <w:rPr>
                <w:rFonts w:ascii="Arial" w:eastAsia="Arial" w:hAnsi="Arial" w:cs="Arial"/>
                <w:noProof/>
                <w:sz w:val="20"/>
                <w:szCs w:val="20"/>
              </w:rPr>
              <w:drawing>
                <wp:inline distT="0" distB="0" distL="0" distR="0" wp14:anchorId="3CB51A61" wp14:editId="5F964E1A">
                  <wp:extent cx="883285" cy="11779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kita img.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3285" cy="1177925"/>
                          </a:xfrm>
                          <a:prstGeom prst="rect">
                            <a:avLst/>
                          </a:prstGeom>
                        </pic:spPr>
                      </pic:pic>
                    </a:graphicData>
                  </a:graphic>
                </wp:inline>
              </w:drawing>
            </w:r>
          </w:p>
        </w:tc>
        <w:tc>
          <w:tcPr>
            <w:tcW w:w="1309" w:type="dxa"/>
          </w:tcPr>
          <w:p w14:paraId="58D65342" w14:textId="77777777" w:rsidR="006038CC" w:rsidRPr="005E09F0" w:rsidRDefault="00404C5B">
            <w:pPr>
              <w:spacing w:before="0" w:after="0"/>
              <w:rPr>
                <w:rFonts w:ascii="Arial" w:eastAsia="Arial" w:hAnsi="Arial" w:cs="Arial"/>
                <w:bCs/>
              </w:rPr>
            </w:pPr>
            <w:r w:rsidRPr="005E09F0">
              <w:rPr>
                <w:rFonts w:ascii="Arial" w:eastAsia="Arial" w:hAnsi="Arial" w:cs="Arial"/>
                <w:bCs/>
              </w:rPr>
              <w:t>Ms.</w:t>
            </w:r>
            <w:r w:rsidR="00F57E35" w:rsidRPr="005E09F0">
              <w:rPr>
                <w:rFonts w:ascii="Arial" w:eastAsia="Arial" w:hAnsi="Arial" w:cs="Arial"/>
                <w:bCs/>
              </w:rPr>
              <w:t xml:space="preserve"> NIKITHA D</w:t>
            </w:r>
          </w:p>
          <w:p w14:paraId="3144F36E" w14:textId="77777777" w:rsidR="00B73CC5" w:rsidRPr="005E09F0" w:rsidRDefault="00B73CC5">
            <w:pPr>
              <w:spacing w:before="0" w:after="0"/>
              <w:rPr>
                <w:rFonts w:ascii="Arial" w:eastAsia="Arial" w:hAnsi="Arial" w:cs="Arial"/>
              </w:rPr>
            </w:pPr>
            <w:r w:rsidRPr="005E09F0">
              <w:rPr>
                <w:rFonts w:ascii="Arial" w:eastAsia="Arial" w:hAnsi="Arial" w:cs="Arial"/>
                <w:bCs/>
              </w:rPr>
              <w:t>(TEAM LEADER)</w:t>
            </w:r>
          </w:p>
        </w:tc>
        <w:tc>
          <w:tcPr>
            <w:tcW w:w="1809" w:type="dxa"/>
          </w:tcPr>
          <w:p w14:paraId="3D3B7E61" w14:textId="77777777" w:rsidR="006038CC" w:rsidRPr="005E09F0" w:rsidRDefault="00F57E35">
            <w:pPr>
              <w:spacing w:before="0" w:after="0"/>
              <w:rPr>
                <w:rFonts w:ascii="Arial" w:eastAsia="Arial" w:hAnsi="Arial" w:cs="Arial"/>
              </w:rPr>
            </w:pPr>
            <w:r w:rsidRPr="005E09F0">
              <w:rPr>
                <w:rFonts w:ascii="Arial" w:eastAsia="Arial" w:hAnsi="Arial" w:cs="Arial"/>
              </w:rPr>
              <w:t>ENG23CS0384</w:t>
            </w:r>
          </w:p>
          <w:p w14:paraId="2E6C2AA7" w14:textId="77777777" w:rsidR="00462205" w:rsidRPr="005E09F0" w:rsidRDefault="00462205">
            <w:pPr>
              <w:spacing w:before="0" w:after="0"/>
              <w:rPr>
                <w:rFonts w:ascii="Arial" w:eastAsia="Arial" w:hAnsi="Arial" w:cs="Arial"/>
              </w:rPr>
            </w:pPr>
          </w:p>
        </w:tc>
        <w:tc>
          <w:tcPr>
            <w:tcW w:w="1192" w:type="dxa"/>
          </w:tcPr>
          <w:p w14:paraId="06AD133A" w14:textId="77777777" w:rsidR="006038CC" w:rsidRPr="005E09F0" w:rsidRDefault="00404C5B">
            <w:pPr>
              <w:spacing w:before="0" w:after="0"/>
              <w:rPr>
                <w:rFonts w:ascii="Arial" w:eastAsia="Arial" w:hAnsi="Arial" w:cs="Arial"/>
                <w:sz w:val="20"/>
                <w:szCs w:val="20"/>
              </w:rPr>
            </w:pPr>
            <w:r w:rsidRPr="005E09F0">
              <w:rPr>
                <w:rFonts w:ascii="Arial" w:eastAsia="Arial" w:hAnsi="Arial" w:cs="Arial"/>
                <w:b/>
                <w:bCs/>
                <w:sz w:val="20"/>
                <w:szCs w:val="20"/>
              </w:rPr>
              <w:t>Degree:</w:t>
            </w:r>
            <w:r w:rsidR="00F57E35" w:rsidRPr="005E09F0">
              <w:rPr>
                <w:rFonts w:ascii="Arial" w:eastAsia="Arial" w:hAnsi="Arial" w:cs="Arial"/>
                <w:b/>
                <w:bCs/>
                <w:sz w:val="20"/>
                <w:szCs w:val="20"/>
              </w:rPr>
              <w:t xml:space="preserve"> </w:t>
            </w:r>
            <w:r w:rsidR="00F57E35" w:rsidRPr="005E09F0">
              <w:rPr>
                <w:rFonts w:ascii="Arial" w:eastAsia="Arial" w:hAnsi="Arial" w:cs="Arial"/>
                <w:bCs/>
                <w:sz w:val="20"/>
                <w:szCs w:val="20"/>
              </w:rPr>
              <w:t>BTECH</w:t>
            </w:r>
          </w:p>
          <w:p w14:paraId="38C74148" w14:textId="77777777" w:rsidR="006038CC" w:rsidRPr="005E09F0" w:rsidRDefault="006038CC">
            <w:pPr>
              <w:spacing w:before="0" w:after="0"/>
              <w:rPr>
                <w:rFonts w:ascii="Arial" w:eastAsia="Arial" w:hAnsi="Arial" w:cs="Arial"/>
                <w:sz w:val="20"/>
                <w:szCs w:val="20"/>
              </w:rPr>
            </w:pPr>
          </w:p>
          <w:p w14:paraId="4F203D40" w14:textId="77777777" w:rsidR="006038CC" w:rsidRPr="005E09F0" w:rsidRDefault="00404C5B">
            <w:pPr>
              <w:spacing w:before="0" w:after="0"/>
              <w:rPr>
                <w:rFonts w:ascii="Arial" w:eastAsia="Arial" w:hAnsi="Arial" w:cs="Arial"/>
                <w:sz w:val="20"/>
                <w:szCs w:val="20"/>
              </w:rPr>
            </w:pPr>
            <w:r w:rsidRPr="005E09F0">
              <w:rPr>
                <w:rFonts w:ascii="Arial" w:eastAsia="Arial" w:hAnsi="Arial" w:cs="Arial"/>
                <w:b/>
                <w:bCs/>
                <w:sz w:val="20"/>
                <w:szCs w:val="20"/>
              </w:rPr>
              <w:t>Branch:</w:t>
            </w:r>
            <w:r w:rsidR="00F57E35" w:rsidRPr="005E09F0">
              <w:rPr>
                <w:rFonts w:ascii="Arial" w:eastAsia="Arial" w:hAnsi="Arial" w:cs="Arial"/>
                <w:b/>
                <w:bCs/>
                <w:sz w:val="20"/>
                <w:szCs w:val="20"/>
              </w:rPr>
              <w:t xml:space="preserve"> </w:t>
            </w:r>
            <w:r w:rsidR="00F57E35" w:rsidRPr="005E09F0">
              <w:rPr>
                <w:rFonts w:ascii="Arial" w:eastAsia="Arial" w:hAnsi="Arial" w:cs="Arial"/>
                <w:bCs/>
                <w:sz w:val="20"/>
                <w:szCs w:val="20"/>
              </w:rPr>
              <w:t>CSE</w:t>
            </w:r>
          </w:p>
          <w:p w14:paraId="22DA8EC7" w14:textId="77777777" w:rsidR="006038CC" w:rsidRPr="005E09F0" w:rsidRDefault="006038CC">
            <w:pPr>
              <w:spacing w:before="0" w:after="0"/>
              <w:rPr>
                <w:rFonts w:ascii="Arial" w:eastAsia="Arial" w:hAnsi="Arial" w:cs="Arial"/>
                <w:sz w:val="20"/>
                <w:szCs w:val="20"/>
              </w:rPr>
            </w:pPr>
          </w:p>
          <w:p w14:paraId="35A4298E" w14:textId="77777777" w:rsidR="006038CC" w:rsidRPr="005E09F0" w:rsidRDefault="00404C5B">
            <w:pPr>
              <w:spacing w:before="0" w:after="0"/>
              <w:rPr>
                <w:rFonts w:ascii="Arial" w:eastAsia="Arial" w:hAnsi="Arial" w:cs="Arial"/>
                <w:sz w:val="20"/>
                <w:szCs w:val="20"/>
              </w:rPr>
            </w:pPr>
            <w:r w:rsidRPr="005E09F0">
              <w:rPr>
                <w:rFonts w:ascii="Arial" w:eastAsia="Arial" w:hAnsi="Arial" w:cs="Arial"/>
                <w:b/>
                <w:bCs/>
                <w:sz w:val="20"/>
                <w:szCs w:val="20"/>
              </w:rPr>
              <w:t>Semester:</w:t>
            </w:r>
            <w:r w:rsidR="00F57E35" w:rsidRPr="005E09F0">
              <w:rPr>
                <w:rFonts w:ascii="Arial" w:eastAsia="Arial" w:hAnsi="Arial" w:cs="Arial"/>
                <w:b/>
                <w:bCs/>
                <w:sz w:val="20"/>
                <w:szCs w:val="20"/>
              </w:rPr>
              <w:t xml:space="preserve"> </w:t>
            </w:r>
            <w:r w:rsidR="00F57E35" w:rsidRPr="005E09F0">
              <w:rPr>
                <w:rFonts w:ascii="Arial" w:eastAsia="Arial" w:hAnsi="Arial" w:cs="Arial"/>
                <w:bCs/>
                <w:sz w:val="20"/>
                <w:szCs w:val="20"/>
              </w:rPr>
              <w:t>7</w:t>
            </w:r>
          </w:p>
          <w:p w14:paraId="75DB0E70" w14:textId="77777777" w:rsidR="006038CC" w:rsidRPr="005E09F0" w:rsidRDefault="006038CC">
            <w:pPr>
              <w:spacing w:before="0" w:after="0"/>
              <w:rPr>
                <w:rFonts w:ascii="Arial" w:eastAsia="Arial" w:hAnsi="Arial" w:cs="Arial"/>
              </w:rPr>
            </w:pPr>
          </w:p>
        </w:tc>
        <w:tc>
          <w:tcPr>
            <w:tcW w:w="1134" w:type="dxa"/>
          </w:tcPr>
          <w:p w14:paraId="6FC5E76E" w14:textId="77777777" w:rsidR="006038CC" w:rsidRPr="005E09F0" w:rsidRDefault="00F57E35">
            <w:pPr>
              <w:spacing w:before="0" w:after="0"/>
              <w:jc w:val="center"/>
              <w:rPr>
                <w:rFonts w:ascii="Arial" w:eastAsia="Arial" w:hAnsi="Arial" w:cs="Arial"/>
              </w:rPr>
            </w:pPr>
            <w:r w:rsidRPr="005E09F0">
              <w:rPr>
                <w:rFonts w:ascii="Arial" w:eastAsia="Arial" w:hAnsi="Arial" w:cs="Arial"/>
              </w:rPr>
              <w:t>OBC</w:t>
            </w:r>
          </w:p>
        </w:tc>
        <w:tc>
          <w:tcPr>
            <w:tcW w:w="1225" w:type="dxa"/>
          </w:tcPr>
          <w:p w14:paraId="164C53D6" w14:textId="77777777" w:rsidR="006038CC" w:rsidRPr="005E09F0" w:rsidRDefault="00F57E35">
            <w:pPr>
              <w:spacing w:before="0" w:after="0"/>
              <w:rPr>
                <w:rFonts w:ascii="Arial" w:eastAsia="Arial" w:hAnsi="Arial" w:cs="Arial"/>
              </w:rPr>
            </w:pPr>
            <w:r w:rsidRPr="005E09F0">
              <w:rPr>
                <w:rFonts w:ascii="Arial" w:eastAsia="Arial" w:hAnsi="Arial" w:cs="Arial"/>
              </w:rPr>
              <w:t>+91 8050120456</w:t>
            </w:r>
          </w:p>
        </w:tc>
        <w:tc>
          <w:tcPr>
            <w:tcW w:w="1406" w:type="dxa"/>
          </w:tcPr>
          <w:p w14:paraId="0938E960" w14:textId="77777777" w:rsidR="006038CC" w:rsidRPr="005E09F0" w:rsidRDefault="00D17977">
            <w:pPr>
              <w:spacing w:before="0" w:after="0"/>
              <w:rPr>
                <w:rFonts w:ascii="Arial" w:eastAsia="Arial" w:hAnsi="Arial" w:cs="Arial"/>
              </w:rPr>
            </w:pPr>
            <w:r w:rsidRPr="005E09F0">
              <w:rPr>
                <w:rFonts w:ascii="Arial" w:eastAsia="Arial" w:hAnsi="Arial" w:cs="Arial"/>
              </w:rPr>
              <w:t>eng23cs0384@dsu.edu.in</w:t>
            </w:r>
          </w:p>
        </w:tc>
      </w:tr>
      <w:tr w:rsidR="006038CC" w14:paraId="732D1723" w14:textId="77777777" w:rsidTr="005E09F0">
        <w:trPr>
          <w:trHeight w:val="982"/>
        </w:trPr>
        <w:tc>
          <w:tcPr>
            <w:tcW w:w="568" w:type="dxa"/>
          </w:tcPr>
          <w:p w14:paraId="113FA500"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2.</w:t>
            </w:r>
          </w:p>
        </w:tc>
        <w:tc>
          <w:tcPr>
            <w:tcW w:w="1701" w:type="dxa"/>
          </w:tcPr>
          <w:p w14:paraId="51A9B0FD" w14:textId="77777777" w:rsidR="006038CC" w:rsidRDefault="00D17977">
            <w:pPr>
              <w:spacing w:before="0" w:after="0"/>
              <w:rPr>
                <w:rFonts w:ascii="Arial" w:eastAsia="Arial" w:hAnsi="Arial" w:cs="Arial"/>
                <w:sz w:val="20"/>
                <w:szCs w:val="20"/>
              </w:rPr>
            </w:pPr>
            <w:r>
              <w:rPr>
                <w:rFonts w:ascii="Arial" w:eastAsia="Arial" w:hAnsi="Arial" w:cs="Arial"/>
                <w:noProof/>
                <w:sz w:val="20"/>
                <w:szCs w:val="20"/>
              </w:rPr>
              <w:drawing>
                <wp:inline distT="0" distB="0" distL="0" distR="0" wp14:anchorId="01374C93" wp14:editId="4181486B">
                  <wp:extent cx="883285" cy="11779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lisa img.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3285" cy="1177925"/>
                          </a:xfrm>
                          <a:prstGeom prst="rect">
                            <a:avLst/>
                          </a:prstGeom>
                        </pic:spPr>
                      </pic:pic>
                    </a:graphicData>
                  </a:graphic>
                </wp:inline>
              </w:drawing>
            </w:r>
          </w:p>
        </w:tc>
        <w:tc>
          <w:tcPr>
            <w:tcW w:w="1309" w:type="dxa"/>
          </w:tcPr>
          <w:p w14:paraId="75F7B864" w14:textId="77777777" w:rsidR="006038CC" w:rsidRPr="00462205" w:rsidRDefault="00404C5B">
            <w:pPr>
              <w:spacing w:before="0" w:after="0"/>
              <w:rPr>
                <w:rFonts w:ascii="Arial" w:eastAsia="Arial" w:hAnsi="Arial" w:cs="Arial"/>
                <w:sz w:val="24"/>
                <w:szCs w:val="24"/>
              </w:rPr>
            </w:pPr>
            <w:r w:rsidRPr="00462205">
              <w:rPr>
                <w:rFonts w:ascii="Arial" w:eastAsia="Arial" w:hAnsi="Arial" w:cs="Arial"/>
                <w:bCs/>
                <w:sz w:val="24"/>
                <w:szCs w:val="24"/>
              </w:rPr>
              <w:t>Ms.</w:t>
            </w:r>
            <w:r w:rsidR="00F57E35" w:rsidRPr="00462205">
              <w:rPr>
                <w:rFonts w:ascii="Arial" w:eastAsia="Arial" w:hAnsi="Arial" w:cs="Arial"/>
                <w:bCs/>
                <w:sz w:val="24"/>
                <w:szCs w:val="24"/>
              </w:rPr>
              <w:t xml:space="preserve"> MONALISA</w:t>
            </w:r>
          </w:p>
        </w:tc>
        <w:tc>
          <w:tcPr>
            <w:tcW w:w="1809" w:type="dxa"/>
          </w:tcPr>
          <w:p w14:paraId="3B69D667" w14:textId="77777777" w:rsidR="006038CC" w:rsidRPr="00462205" w:rsidRDefault="00F57E35">
            <w:pPr>
              <w:spacing w:before="0" w:after="0"/>
              <w:rPr>
                <w:rFonts w:ascii="Arial" w:eastAsia="Arial" w:hAnsi="Arial" w:cs="Arial"/>
                <w:sz w:val="24"/>
                <w:szCs w:val="24"/>
              </w:rPr>
            </w:pPr>
            <w:r w:rsidRPr="00462205">
              <w:rPr>
                <w:rFonts w:ascii="Arial" w:eastAsia="Arial" w:hAnsi="Arial" w:cs="Arial"/>
                <w:sz w:val="24"/>
                <w:szCs w:val="24"/>
              </w:rPr>
              <w:t>ENG23CS0368</w:t>
            </w:r>
          </w:p>
        </w:tc>
        <w:tc>
          <w:tcPr>
            <w:tcW w:w="1192" w:type="dxa"/>
          </w:tcPr>
          <w:p w14:paraId="665313D8" w14:textId="77777777" w:rsidR="006038CC" w:rsidRPr="00462205" w:rsidRDefault="00404C5B">
            <w:pPr>
              <w:spacing w:before="0" w:after="0"/>
              <w:rPr>
                <w:rFonts w:ascii="Arial" w:eastAsia="Arial" w:hAnsi="Arial" w:cs="Arial"/>
                <w:sz w:val="24"/>
                <w:szCs w:val="24"/>
              </w:rPr>
            </w:pPr>
            <w:r w:rsidRPr="00462205">
              <w:rPr>
                <w:rFonts w:ascii="Arial" w:eastAsia="Arial" w:hAnsi="Arial" w:cs="Arial"/>
                <w:b/>
                <w:bCs/>
                <w:sz w:val="24"/>
                <w:szCs w:val="24"/>
              </w:rPr>
              <w:t>Degree:</w:t>
            </w:r>
            <w:r w:rsidR="00F57E35" w:rsidRPr="00462205">
              <w:rPr>
                <w:rFonts w:ascii="Arial" w:eastAsia="Arial" w:hAnsi="Arial" w:cs="Arial"/>
                <w:b/>
                <w:bCs/>
                <w:sz w:val="24"/>
                <w:szCs w:val="24"/>
              </w:rPr>
              <w:t xml:space="preserve"> </w:t>
            </w:r>
            <w:r w:rsidR="00F57E35" w:rsidRPr="00462205">
              <w:rPr>
                <w:rFonts w:ascii="Arial" w:eastAsia="Arial" w:hAnsi="Arial" w:cs="Arial"/>
                <w:bCs/>
                <w:sz w:val="24"/>
                <w:szCs w:val="24"/>
              </w:rPr>
              <w:t>BTECH</w:t>
            </w:r>
          </w:p>
          <w:p w14:paraId="1C2D2AED" w14:textId="77777777" w:rsidR="006038CC" w:rsidRPr="00462205" w:rsidRDefault="006038CC">
            <w:pPr>
              <w:spacing w:before="0" w:after="0"/>
              <w:rPr>
                <w:rFonts w:ascii="Arial" w:eastAsia="Arial" w:hAnsi="Arial" w:cs="Arial"/>
                <w:sz w:val="24"/>
                <w:szCs w:val="24"/>
              </w:rPr>
            </w:pPr>
          </w:p>
          <w:p w14:paraId="0BD47754" w14:textId="77777777" w:rsidR="006038CC" w:rsidRPr="00462205" w:rsidRDefault="00404C5B">
            <w:pPr>
              <w:spacing w:before="0" w:after="0"/>
              <w:rPr>
                <w:rFonts w:ascii="Arial" w:eastAsia="Arial" w:hAnsi="Arial" w:cs="Arial"/>
                <w:sz w:val="24"/>
                <w:szCs w:val="24"/>
              </w:rPr>
            </w:pPr>
            <w:r w:rsidRPr="00462205">
              <w:rPr>
                <w:rFonts w:ascii="Arial" w:eastAsia="Arial" w:hAnsi="Arial" w:cs="Arial"/>
                <w:b/>
                <w:bCs/>
                <w:sz w:val="24"/>
                <w:szCs w:val="24"/>
              </w:rPr>
              <w:t>Branch:</w:t>
            </w:r>
            <w:r w:rsidR="00F57E35" w:rsidRPr="00462205">
              <w:rPr>
                <w:rFonts w:ascii="Arial" w:eastAsia="Arial" w:hAnsi="Arial" w:cs="Arial"/>
                <w:b/>
                <w:bCs/>
                <w:sz w:val="24"/>
                <w:szCs w:val="24"/>
              </w:rPr>
              <w:t xml:space="preserve"> </w:t>
            </w:r>
            <w:r w:rsidR="00F57E35" w:rsidRPr="00462205">
              <w:rPr>
                <w:rFonts w:ascii="Arial" w:eastAsia="Arial" w:hAnsi="Arial" w:cs="Arial"/>
                <w:bCs/>
                <w:sz w:val="24"/>
                <w:szCs w:val="24"/>
              </w:rPr>
              <w:t>CSE</w:t>
            </w:r>
          </w:p>
          <w:p w14:paraId="70F291F4" w14:textId="77777777" w:rsidR="006038CC" w:rsidRPr="00462205" w:rsidRDefault="006038CC">
            <w:pPr>
              <w:spacing w:before="0" w:after="0"/>
              <w:rPr>
                <w:rFonts w:ascii="Arial" w:eastAsia="Arial" w:hAnsi="Arial" w:cs="Arial"/>
                <w:sz w:val="24"/>
                <w:szCs w:val="24"/>
              </w:rPr>
            </w:pPr>
          </w:p>
          <w:p w14:paraId="24D61F93" w14:textId="77777777" w:rsidR="006038CC" w:rsidRPr="00462205" w:rsidRDefault="00404C5B">
            <w:pPr>
              <w:spacing w:before="0" w:after="0"/>
              <w:rPr>
                <w:rFonts w:ascii="Arial" w:eastAsia="Arial" w:hAnsi="Arial" w:cs="Arial"/>
                <w:sz w:val="24"/>
                <w:szCs w:val="24"/>
              </w:rPr>
            </w:pPr>
            <w:r w:rsidRPr="00462205">
              <w:rPr>
                <w:rFonts w:ascii="Arial" w:eastAsia="Arial" w:hAnsi="Arial" w:cs="Arial"/>
                <w:b/>
                <w:bCs/>
                <w:sz w:val="24"/>
                <w:szCs w:val="24"/>
              </w:rPr>
              <w:t>Semest</w:t>
            </w:r>
            <w:r w:rsidRPr="00462205">
              <w:rPr>
                <w:rFonts w:ascii="Arial" w:eastAsia="Arial" w:hAnsi="Arial" w:cs="Arial"/>
                <w:b/>
                <w:bCs/>
                <w:sz w:val="24"/>
                <w:szCs w:val="24"/>
              </w:rPr>
              <w:lastRenderedPageBreak/>
              <w:t>er:</w:t>
            </w:r>
            <w:r w:rsidR="00F57E35" w:rsidRPr="00462205">
              <w:rPr>
                <w:rFonts w:ascii="Arial" w:eastAsia="Arial" w:hAnsi="Arial" w:cs="Arial"/>
                <w:b/>
                <w:bCs/>
                <w:sz w:val="24"/>
                <w:szCs w:val="24"/>
              </w:rPr>
              <w:t xml:space="preserve"> 7</w:t>
            </w:r>
          </w:p>
          <w:p w14:paraId="45860D77" w14:textId="77777777" w:rsidR="006038CC" w:rsidRPr="00462205" w:rsidRDefault="006038CC">
            <w:pPr>
              <w:spacing w:before="0" w:after="0"/>
              <w:rPr>
                <w:rFonts w:ascii="Arial" w:eastAsia="Arial" w:hAnsi="Arial" w:cs="Arial"/>
                <w:sz w:val="24"/>
                <w:szCs w:val="24"/>
              </w:rPr>
            </w:pPr>
          </w:p>
        </w:tc>
        <w:tc>
          <w:tcPr>
            <w:tcW w:w="1134" w:type="dxa"/>
          </w:tcPr>
          <w:p w14:paraId="42BF5783" w14:textId="77777777" w:rsidR="006038CC" w:rsidRPr="00462205" w:rsidRDefault="00F57E35">
            <w:pPr>
              <w:spacing w:before="0" w:after="0"/>
              <w:jc w:val="center"/>
              <w:rPr>
                <w:rFonts w:ascii="Arial" w:eastAsia="Arial" w:hAnsi="Arial" w:cs="Arial"/>
                <w:sz w:val="24"/>
                <w:szCs w:val="24"/>
              </w:rPr>
            </w:pPr>
            <w:r w:rsidRPr="00462205">
              <w:rPr>
                <w:rFonts w:ascii="Arial" w:eastAsia="Arial" w:hAnsi="Arial" w:cs="Arial"/>
                <w:sz w:val="24"/>
                <w:szCs w:val="24"/>
              </w:rPr>
              <w:lastRenderedPageBreak/>
              <w:t>GENERAL</w:t>
            </w:r>
          </w:p>
        </w:tc>
        <w:tc>
          <w:tcPr>
            <w:tcW w:w="1225" w:type="dxa"/>
          </w:tcPr>
          <w:p w14:paraId="418D08CB" w14:textId="77777777" w:rsidR="006038CC" w:rsidRPr="00462205" w:rsidRDefault="00F57E35">
            <w:pPr>
              <w:spacing w:before="0" w:after="0"/>
              <w:rPr>
                <w:rFonts w:ascii="Arial" w:eastAsia="Arial" w:hAnsi="Arial" w:cs="Arial"/>
                <w:sz w:val="24"/>
                <w:szCs w:val="24"/>
              </w:rPr>
            </w:pPr>
            <w:r w:rsidRPr="00462205">
              <w:rPr>
                <w:rFonts w:ascii="Arial" w:eastAsia="Arial" w:hAnsi="Arial" w:cs="Arial"/>
                <w:sz w:val="24"/>
                <w:szCs w:val="24"/>
              </w:rPr>
              <w:t>+91 9444487072</w:t>
            </w:r>
          </w:p>
        </w:tc>
        <w:tc>
          <w:tcPr>
            <w:tcW w:w="1406" w:type="dxa"/>
          </w:tcPr>
          <w:p w14:paraId="5A97232B" w14:textId="77777777" w:rsidR="006038CC" w:rsidRPr="00462205" w:rsidRDefault="00D17977">
            <w:pPr>
              <w:spacing w:before="0" w:after="0"/>
              <w:rPr>
                <w:rFonts w:ascii="Arial" w:eastAsia="Arial" w:hAnsi="Arial" w:cs="Arial"/>
                <w:sz w:val="24"/>
                <w:szCs w:val="24"/>
              </w:rPr>
            </w:pPr>
            <w:r w:rsidRPr="00462205">
              <w:rPr>
                <w:rFonts w:ascii="Arial" w:eastAsia="Arial" w:hAnsi="Arial" w:cs="Arial"/>
                <w:sz w:val="24"/>
                <w:szCs w:val="24"/>
              </w:rPr>
              <w:t>eng23cs0368@dsu.edu.in</w:t>
            </w:r>
          </w:p>
        </w:tc>
      </w:tr>
      <w:tr w:rsidR="006038CC" w14:paraId="000C88D4" w14:textId="77777777" w:rsidTr="005E09F0">
        <w:trPr>
          <w:trHeight w:val="840"/>
        </w:trPr>
        <w:tc>
          <w:tcPr>
            <w:tcW w:w="568" w:type="dxa"/>
          </w:tcPr>
          <w:p w14:paraId="23DD96D9"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3.</w:t>
            </w:r>
          </w:p>
        </w:tc>
        <w:tc>
          <w:tcPr>
            <w:tcW w:w="1701" w:type="dxa"/>
          </w:tcPr>
          <w:p w14:paraId="06F0C380" w14:textId="77777777" w:rsidR="006038CC" w:rsidRDefault="008D3896">
            <w:pPr>
              <w:spacing w:before="0" w:after="0"/>
              <w:rPr>
                <w:rFonts w:ascii="Arial" w:eastAsia="Arial" w:hAnsi="Arial" w:cs="Arial"/>
                <w:sz w:val="20"/>
                <w:szCs w:val="20"/>
              </w:rPr>
            </w:pPr>
            <w:r>
              <w:rPr>
                <w:rFonts w:ascii="Arial" w:eastAsia="Arial" w:hAnsi="Arial" w:cs="Arial"/>
                <w:noProof/>
                <w:sz w:val="20"/>
                <w:szCs w:val="20"/>
              </w:rPr>
              <w:drawing>
                <wp:inline distT="0" distB="0" distL="0" distR="0" wp14:anchorId="6E015496" wp14:editId="11ED81B9">
                  <wp:extent cx="877667" cy="11875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jika resum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3285" cy="1195133"/>
                          </a:xfrm>
                          <a:prstGeom prst="rect">
                            <a:avLst/>
                          </a:prstGeom>
                        </pic:spPr>
                      </pic:pic>
                    </a:graphicData>
                  </a:graphic>
                </wp:inline>
              </w:drawing>
            </w:r>
          </w:p>
        </w:tc>
        <w:tc>
          <w:tcPr>
            <w:tcW w:w="1309" w:type="dxa"/>
          </w:tcPr>
          <w:p w14:paraId="5D88AF9C" w14:textId="7C3E1781" w:rsidR="006038CC" w:rsidRPr="00462205" w:rsidRDefault="00404C5B">
            <w:pPr>
              <w:spacing w:before="0" w:after="0"/>
              <w:rPr>
                <w:rFonts w:ascii="Arial" w:eastAsia="Arial" w:hAnsi="Arial" w:cs="Arial"/>
                <w:sz w:val="24"/>
                <w:szCs w:val="24"/>
              </w:rPr>
            </w:pPr>
            <w:proofErr w:type="spellStart"/>
            <w:proofErr w:type="gramStart"/>
            <w:r w:rsidRPr="00462205">
              <w:rPr>
                <w:rFonts w:ascii="Arial" w:eastAsia="Arial" w:hAnsi="Arial" w:cs="Arial"/>
                <w:bCs/>
                <w:sz w:val="24"/>
                <w:szCs w:val="24"/>
              </w:rPr>
              <w:t>Ms.</w:t>
            </w:r>
            <w:r w:rsidR="00F57E35" w:rsidRPr="00462205">
              <w:rPr>
                <w:rFonts w:ascii="Arial" w:eastAsia="Arial" w:hAnsi="Arial" w:cs="Arial"/>
                <w:bCs/>
                <w:sz w:val="24"/>
                <w:szCs w:val="24"/>
              </w:rPr>
              <w:t>RAJIKA</w:t>
            </w:r>
            <w:proofErr w:type="spellEnd"/>
            <w:proofErr w:type="gramEnd"/>
            <w:r w:rsidR="00F57E35" w:rsidRPr="00462205">
              <w:rPr>
                <w:rFonts w:ascii="Arial" w:eastAsia="Arial" w:hAnsi="Arial" w:cs="Arial"/>
                <w:bCs/>
                <w:sz w:val="24"/>
                <w:szCs w:val="24"/>
              </w:rPr>
              <w:t xml:space="preserve"> SAHA</w:t>
            </w:r>
          </w:p>
        </w:tc>
        <w:tc>
          <w:tcPr>
            <w:tcW w:w="1809" w:type="dxa"/>
          </w:tcPr>
          <w:p w14:paraId="5FC5D0A8" w14:textId="77777777" w:rsidR="006038CC" w:rsidRPr="00462205" w:rsidRDefault="00F57E35">
            <w:pPr>
              <w:spacing w:before="0" w:after="0"/>
              <w:rPr>
                <w:rFonts w:ascii="Arial" w:eastAsia="Arial" w:hAnsi="Arial" w:cs="Arial"/>
                <w:sz w:val="24"/>
                <w:szCs w:val="24"/>
              </w:rPr>
            </w:pPr>
            <w:r w:rsidRPr="00462205">
              <w:rPr>
                <w:rFonts w:ascii="Arial" w:eastAsia="Arial" w:hAnsi="Arial" w:cs="Arial"/>
                <w:sz w:val="24"/>
                <w:szCs w:val="24"/>
              </w:rPr>
              <w:t>ENG23CS0415</w:t>
            </w:r>
          </w:p>
        </w:tc>
        <w:tc>
          <w:tcPr>
            <w:tcW w:w="1192" w:type="dxa"/>
          </w:tcPr>
          <w:p w14:paraId="42E2A6D5" w14:textId="77777777" w:rsidR="006038CC" w:rsidRPr="00462205" w:rsidRDefault="00404C5B">
            <w:pPr>
              <w:spacing w:before="0" w:after="0"/>
              <w:rPr>
                <w:rFonts w:ascii="Arial" w:eastAsia="Arial" w:hAnsi="Arial" w:cs="Arial"/>
                <w:sz w:val="24"/>
                <w:szCs w:val="24"/>
              </w:rPr>
            </w:pPr>
            <w:r w:rsidRPr="00462205">
              <w:rPr>
                <w:rFonts w:ascii="Arial" w:eastAsia="Arial" w:hAnsi="Arial" w:cs="Arial"/>
                <w:b/>
                <w:bCs/>
                <w:sz w:val="24"/>
                <w:szCs w:val="24"/>
              </w:rPr>
              <w:t>Degree:</w:t>
            </w:r>
            <w:r w:rsidR="00F57E35" w:rsidRPr="00462205">
              <w:rPr>
                <w:rFonts w:ascii="Arial" w:eastAsia="Arial" w:hAnsi="Arial" w:cs="Arial"/>
                <w:b/>
                <w:bCs/>
                <w:sz w:val="24"/>
                <w:szCs w:val="24"/>
              </w:rPr>
              <w:t xml:space="preserve"> </w:t>
            </w:r>
            <w:r w:rsidR="00F57E35" w:rsidRPr="00462205">
              <w:rPr>
                <w:rFonts w:ascii="Arial" w:eastAsia="Arial" w:hAnsi="Arial" w:cs="Arial"/>
                <w:bCs/>
                <w:sz w:val="24"/>
                <w:szCs w:val="24"/>
              </w:rPr>
              <w:t>BTECH</w:t>
            </w:r>
          </w:p>
          <w:p w14:paraId="0C26FF24" w14:textId="77777777" w:rsidR="006038CC" w:rsidRPr="00462205" w:rsidRDefault="006038CC">
            <w:pPr>
              <w:spacing w:before="0" w:after="0"/>
              <w:rPr>
                <w:rFonts w:ascii="Arial" w:eastAsia="Arial" w:hAnsi="Arial" w:cs="Arial"/>
                <w:sz w:val="24"/>
                <w:szCs w:val="24"/>
              </w:rPr>
            </w:pPr>
          </w:p>
          <w:p w14:paraId="4F16BFAD" w14:textId="77777777" w:rsidR="006038CC" w:rsidRPr="00462205" w:rsidRDefault="00404C5B">
            <w:pPr>
              <w:spacing w:before="0" w:after="0"/>
              <w:rPr>
                <w:rFonts w:ascii="Arial" w:eastAsia="Arial" w:hAnsi="Arial" w:cs="Arial"/>
                <w:sz w:val="24"/>
                <w:szCs w:val="24"/>
              </w:rPr>
            </w:pPr>
            <w:r w:rsidRPr="00462205">
              <w:rPr>
                <w:rFonts w:ascii="Arial" w:eastAsia="Arial" w:hAnsi="Arial" w:cs="Arial"/>
                <w:b/>
                <w:bCs/>
                <w:sz w:val="24"/>
                <w:szCs w:val="24"/>
              </w:rPr>
              <w:t>Branch:</w:t>
            </w:r>
            <w:r w:rsidR="00F57E35" w:rsidRPr="00462205">
              <w:rPr>
                <w:rFonts w:ascii="Arial" w:eastAsia="Arial" w:hAnsi="Arial" w:cs="Arial"/>
                <w:b/>
                <w:bCs/>
                <w:sz w:val="24"/>
                <w:szCs w:val="24"/>
              </w:rPr>
              <w:t xml:space="preserve"> </w:t>
            </w:r>
            <w:r w:rsidR="00F57E35" w:rsidRPr="00462205">
              <w:rPr>
                <w:rFonts w:ascii="Arial" w:eastAsia="Arial" w:hAnsi="Arial" w:cs="Arial"/>
                <w:bCs/>
                <w:sz w:val="24"/>
                <w:szCs w:val="24"/>
              </w:rPr>
              <w:t>CSE</w:t>
            </w:r>
          </w:p>
          <w:p w14:paraId="36C42125" w14:textId="77777777" w:rsidR="006038CC" w:rsidRPr="00462205" w:rsidRDefault="006038CC">
            <w:pPr>
              <w:spacing w:before="0" w:after="0"/>
              <w:rPr>
                <w:rFonts w:ascii="Arial" w:eastAsia="Arial" w:hAnsi="Arial" w:cs="Arial"/>
                <w:sz w:val="24"/>
                <w:szCs w:val="24"/>
              </w:rPr>
            </w:pPr>
          </w:p>
          <w:p w14:paraId="1D38655B" w14:textId="77777777" w:rsidR="006038CC" w:rsidRPr="00462205" w:rsidRDefault="00404C5B">
            <w:pPr>
              <w:spacing w:before="0" w:after="0"/>
              <w:rPr>
                <w:rFonts w:ascii="Arial" w:eastAsia="Arial" w:hAnsi="Arial" w:cs="Arial"/>
                <w:sz w:val="24"/>
                <w:szCs w:val="24"/>
              </w:rPr>
            </w:pPr>
            <w:r w:rsidRPr="00462205">
              <w:rPr>
                <w:rFonts w:ascii="Arial" w:eastAsia="Arial" w:hAnsi="Arial" w:cs="Arial"/>
                <w:b/>
                <w:bCs/>
                <w:sz w:val="24"/>
                <w:szCs w:val="24"/>
              </w:rPr>
              <w:t>Semester:</w:t>
            </w:r>
            <w:r w:rsidR="00F57E35" w:rsidRPr="00462205">
              <w:rPr>
                <w:rFonts w:ascii="Arial" w:eastAsia="Arial" w:hAnsi="Arial" w:cs="Arial"/>
                <w:b/>
                <w:bCs/>
                <w:sz w:val="24"/>
                <w:szCs w:val="24"/>
              </w:rPr>
              <w:t xml:space="preserve"> </w:t>
            </w:r>
            <w:r w:rsidR="00F57E35" w:rsidRPr="00462205">
              <w:rPr>
                <w:rFonts w:ascii="Arial" w:eastAsia="Arial" w:hAnsi="Arial" w:cs="Arial"/>
                <w:bCs/>
                <w:sz w:val="24"/>
                <w:szCs w:val="24"/>
              </w:rPr>
              <w:t>7</w:t>
            </w:r>
          </w:p>
          <w:p w14:paraId="17951087" w14:textId="77777777" w:rsidR="006038CC" w:rsidRPr="00462205" w:rsidRDefault="006038CC">
            <w:pPr>
              <w:spacing w:before="0" w:after="0"/>
              <w:rPr>
                <w:rFonts w:ascii="Arial" w:eastAsia="Arial" w:hAnsi="Arial" w:cs="Arial"/>
                <w:sz w:val="24"/>
                <w:szCs w:val="24"/>
              </w:rPr>
            </w:pPr>
          </w:p>
        </w:tc>
        <w:tc>
          <w:tcPr>
            <w:tcW w:w="1134" w:type="dxa"/>
          </w:tcPr>
          <w:p w14:paraId="4CA7D4EC" w14:textId="77777777" w:rsidR="006038CC" w:rsidRPr="00462205" w:rsidRDefault="00F57E35">
            <w:pPr>
              <w:spacing w:before="0" w:after="0"/>
              <w:jc w:val="center"/>
              <w:rPr>
                <w:rFonts w:ascii="Arial" w:eastAsia="Arial" w:hAnsi="Arial" w:cs="Arial"/>
                <w:sz w:val="24"/>
                <w:szCs w:val="24"/>
              </w:rPr>
            </w:pPr>
            <w:r w:rsidRPr="00462205">
              <w:rPr>
                <w:rFonts w:ascii="Arial" w:eastAsia="Arial" w:hAnsi="Arial" w:cs="Arial"/>
                <w:sz w:val="24"/>
                <w:szCs w:val="24"/>
              </w:rPr>
              <w:t>GENERAL</w:t>
            </w:r>
          </w:p>
        </w:tc>
        <w:tc>
          <w:tcPr>
            <w:tcW w:w="1225" w:type="dxa"/>
          </w:tcPr>
          <w:p w14:paraId="5DA03F51" w14:textId="77777777" w:rsidR="006038CC" w:rsidRPr="00462205" w:rsidRDefault="00F57E35">
            <w:pPr>
              <w:spacing w:before="0" w:after="0"/>
              <w:rPr>
                <w:rFonts w:ascii="Arial" w:eastAsia="Arial" w:hAnsi="Arial" w:cs="Arial"/>
                <w:sz w:val="24"/>
                <w:szCs w:val="24"/>
              </w:rPr>
            </w:pPr>
            <w:r w:rsidRPr="00462205">
              <w:rPr>
                <w:rFonts w:ascii="Arial" w:eastAsia="Arial" w:hAnsi="Arial" w:cs="Arial"/>
                <w:sz w:val="24"/>
                <w:szCs w:val="24"/>
              </w:rPr>
              <w:t>+91 9748634594</w:t>
            </w:r>
          </w:p>
        </w:tc>
        <w:tc>
          <w:tcPr>
            <w:tcW w:w="1406" w:type="dxa"/>
          </w:tcPr>
          <w:p w14:paraId="67AA019B" w14:textId="77777777" w:rsidR="006038CC" w:rsidRPr="00462205" w:rsidRDefault="00D17977">
            <w:pPr>
              <w:spacing w:before="0" w:after="0"/>
              <w:rPr>
                <w:rFonts w:ascii="Arial" w:eastAsia="Arial" w:hAnsi="Arial" w:cs="Arial"/>
                <w:sz w:val="24"/>
                <w:szCs w:val="24"/>
              </w:rPr>
            </w:pPr>
            <w:r w:rsidRPr="00462205">
              <w:rPr>
                <w:rFonts w:ascii="Arial" w:eastAsia="Arial" w:hAnsi="Arial" w:cs="Arial"/>
                <w:sz w:val="24"/>
                <w:szCs w:val="24"/>
              </w:rPr>
              <w:t>eng23cs0415@dsu.edu.in</w:t>
            </w:r>
          </w:p>
        </w:tc>
      </w:tr>
      <w:tr w:rsidR="006038CC" w14:paraId="1EA8E565" w14:textId="77777777" w:rsidTr="005E09F0">
        <w:trPr>
          <w:trHeight w:val="837"/>
        </w:trPr>
        <w:tc>
          <w:tcPr>
            <w:tcW w:w="568" w:type="dxa"/>
          </w:tcPr>
          <w:p w14:paraId="7BE9E79B"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4.</w:t>
            </w:r>
          </w:p>
        </w:tc>
        <w:tc>
          <w:tcPr>
            <w:tcW w:w="1701" w:type="dxa"/>
          </w:tcPr>
          <w:p w14:paraId="57672729" w14:textId="77777777" w:rsidR="006038CC" w:rsidRDefault="00D17977">
            <w:pPr>
              <w:spacing w:before="0" w:after="0"/>
              <w:rPr>
                <w:rFonts w:ascii="Arial" w:eastAsia="Arial" w:hAnsi="Arial" w:cs="Arial"/>
                <w:sz w:val="20"/>
                <w:szCs w:val="20"/>
              </w:rPr>
            </w:pPr>
            <w:r>
              <w:rPr>
                <w:rFonts w:ascii="Arial" w:eastAsia="Arial" w:hAnsi="Arial" w:cs="Arial"/>
                <w:noProof/>
                <w:sz w:val="20"/>
                <w:szCs w:val="20"/>
              </w:rPr>
              <w:drawing>
                <wp:inline distT="0" distB="0" distL="0" distR="0" wp14:anchorId="74E867BB" wp14:editId="12E05C02">
                  <wp:extent cx="883285" cy="11537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and img.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3285" cy="1153795"/>
                          </a:xfrm>
                          <a:prstGeom prst="rect">
                            <a:avLst/>
                          </a:prstGeom>
                        </pic:spPr>
                      </pic:pic>
                    </a:graphicData>
                  </a:graphic>
                </wp:inline>
              </w:drawing>
            </w:r>
          </w:p>
        </w:tc>
        <w:tc>
          <w:tcPr>
            <w:tcW w:w="1309" w:type="dxa"/>
          </w:tcPr>
          <w:p w14:paraId="2B562F21" w14:textId="77777777" w:rsidR="006038CC" w:rsidRPr="00462205" w:rsidRDefault="00F57E35">
            <w:pPr>
              <w:spacing w:before="0" w:after="0"/>
              <w:rPr>
                <w:rFonts w:ascii="Arial" w:eastAsia="Arial" w:hAnsi="Arial" w:cs="Arial"/>
                <w:sz w:val="24"/>
                <w:szCs w:val="24"/>
              </w:rPr>
            </w:pPr>
            <w:r w:rsidRPr="00462205">
              <w:rPr>
                <w:rFonts w:ascii="Arial" w:eastAsia="Arial" w:hAnsi="Arial" w:cs="Arial"/>
                <w:bCs/>
                <w:sz w:val="24"/>
                <w:szCs w:val="24"/>
              </w:rPr>
              <w:t>Mr. SUNAND P CHOWDARY</w:t>
            </w:r>
          </w:p>
        </w:tc>
        <w:tc>
          <w:tcPr>
            <w:tcW w:w="1809" w:type="dxa"/>
          </w:tcPr>
          <w:p w14:paraId="245AD9A9" w14:textId="77777777" w:rsidR="006038CC" w:rsidRPr="00462205" w:rsidRDefault="00F57E35">
            <w:pPr>
              <w:spacing w:before="0" w:after="0"/>
              <w:rPr>
                <w:rFonts w:ascii="Arial" w:eastAsia="Arial" w:hAnsi="Arial" w:cs="Arial"/>
                <w:sz w:val="24"/>
                <w:szCs w:val="24"/>
              </w:rPr>
            </w:pPr>
            <w:r w:rsidRPr="00462205">
              <w:rPr>
                <w:rFonts w:ascii="Arial" w:eastAsia="Arial" w:hAnsi="Arial" w:cs="Arial"/>
                <w:sz w:val="24"/>
                <w:szCs w:val="24"/>
              </w:rPr>
              <w:t>ENG23CS0387</w:t>
            </w:r>
          </w:p>
        </w:tc>
        <w:tc>
          <w:tcPr>
            <w:tcW w:w="1192" w:type="dxa"/>
          </w:tcPr>
          <w:p w14:paraId="4C5CE59C" w14:textId="77777777" w:rsidR="006038CC" w:rsidRPr="00462205" w:rsidRDefault="00404C5B">
            <w:pPr>
              <w:spacing w:before="0" w:after="0"/>
              <w:rPr>
                <w:rFonts w:ascii="Arial" w:eastAsia="Arial" w:hAnsi="Arial" w:cs="Arial"/>
                <w:sz w:val="24"/>
                <w:szCs w:val="24"/>
              </w:rPr>
            </w:pPr>
            <w:r w:rsidRPr="00462205">
              <w:rPr>
                <w:rFonts w:ascii="Arial" w:eastAsia="Arial" w:hAnsi="Arial" w:cs="Arial"/>
                <w:b/>
                <w:bCs/>
                <w:sz w:val="24"/>
                <w:szCs w:val="24"/>
              </w:rPr>
              <w:t>Degree:</w:t>
            </w:r>
            <w:r w:rsidR="00F57E35" w:rsidRPr="00462205">
              <w:rPr>
                <w:rFonts w:ascii="Arial" w:eastAsia="Arial" w:hAnsi="Arial" w:cs="Arial"/>
                <w:b/>
                <w:bCs/>
                <w:sz w:val="24"/>
                <w:szCs w:val="24"/>
              </w:rPr>
              <w:t xml:space="preserve"> </w:t>
            </w:r>
            <w:r w:rsidR="00F57E35" w:rsidRPr="00462205">
              <w:rPr>
                <w:rFonts w:ascii="Arial" w:eastAsia="Arial" w:hAnsi="Arial" w:cs="Arial"/>
                <w:bCs/>
                <w:sz w:val="24"/>
                <w:szCs w:val="24"/>
              </w:rPr>
              <w:t>BTECH</w:t>
            </w:r>
          </w:p>
          <w:p w14:paraId="22E17AE0" w14:textId="77777777" w:rsidR="006038CC" w:rsidRPr="00462205" w:rsidRDefault="006038CC">
            <w:pPr>
              <w:spacing w:before="0" w:after="0"/>
              <w:rPr>
                <w:rFonts w:ascii="Arial" w:eastAsia="Arial" w:hAnsi="Arial" w:cs="Arial"/>
                <w:sz w:val="24"/>
                <w:szCs w:val="24"/>
              </w:rPr>
            </w:pPr>
          </w:p>
          <w:p w14:paraId="3F3397C0" w14:textId="77777777" w:rsidR="006038CC" w:rsidRPr="00462205" w:rsidRDefault="00404C5B">
            <w:pPr>
              <w:spacing w:before="0" w:after="0"/>
              <w:rPr>
                <w:rFonts w:ascii="Arial" w:eastAsia="Arial" w:hAnsi="Arial" w:cs="Arial"/>
                <w:sz w:val="24"/>
                <w:szCs w:val="24"/>
              </w:rPr>
            </w:pPr>
            <w:r w:rsidRPr="00462205">
              <w:rPr>
                <w:rFonts w:ascii="Arial" w:eastAsia="Arial" w:hAnsi="Arial" w:cs="Arial"/>
                <w:b/>
                <w:bCs/>
                <w:sz w:val="24"/>
                <w:szCs w:val="24"/>
              </w:rPr>
              <w:t>Branch:</w:t>
            </w:r>
            <w:r w:rsidR="00F57E35" w:rsidRPr="00462205">
              <w:rPr>
                <w:rFonts w:ascii="Arial" w:eastAsia="Arial" w:hAnsi="Arial" w:cs="Arial"/>
                <w:bCs/>
                <w:sz w:val="24"/>
                <w:szCs w:val="24"/>
              </w:rPr>
              <w:t xml:space="preserve"> CSE</w:t>
            </w:r>
          </w:p>
          <w:p w14:paraId="39517951" w14:textId="77777777" w:rsidR="006038CC" w:rsidRPr="00462205" w:rsidRDefault="006038CC">
            <w:pPr>
              <w:spacing w:before="0" w:after="0"/>
              <w:rPr>
                <w:rFonts w:ascii="Arial" w:eastAsia="Arial" w:hAnsi="Arial" w:cs="Arial"/>
                <w:sz w:val="24"/>
                <w:szCs w:val="24"/>
              </w:rPr>
            </w:pPr>
          </w:p>
          <w:p w14:paraId="05A7E6BB" w14:textId="77777777" w:rsidR="006038CC" w:rsidRPr="00462205" w:rsidRDefault="00404C5B">
            <w:pPr>
              <w:spacing w:before="0" w:after="0"/>
              <w:rPr>
                <w:rFonts w:ascii="Arial" w:eastAsia="Arial" w:hAnsi="Arial" w:cs="Arial"/>
                <w:sz w:val="24"/>
                <w:szCs w:val="24"/>
              </w:rPr>
            </w:pPr>
            <w:r w:rsidRPr="00462205">
              <w:rPr>
                <w:rFonts w:ascii="Arial" w:eastAsia="Arial" w:hAnsi="Arial" w:cs="Arial"/>
                <w:b/>
                <w:bCs/>
                <w:sz w:val="24"/>
                <w:szCs w:val="24"/>
              </w:rPr>
              <w:t>Semester:</w:t>
            </w:r>
            <w:r w:rsidR="00F57E35" w:rsidRPr="00462205">
              <w:rPr>
                <w:rFonts w:ascii="Arial" w:eastAsia="Arial" w:hAnsi="Arial" w:cs="Arial"/>
                <w:b/>
                <w:bCs/>
                <w:sz w:val="24"/>
                <w:szCs w:val="24"/>
              </w:rPr>
              <w:t xml:space="preserve"> </w:t>
            </w:r>
            <w:r w:rsidR="00F57E35" w:rsidRPr="00462205">
              <w:rPr>
                <w:rFonts w:ascii="Arial" w:eastAsia="Arial" w:hAnsi="Arial" w:cs="Arial"/>
                <w:bCs/>
                <w:sz w:val="24"/>
                <w:szCs w:val="24"/>
              </w:rPr>
              <w:t>7</w:t>
            </w:r>
            <w:r w:rsidRPr="00462205">
              <w:rPr>
                <w:rFonts w:ascii="Arial" w:eastAsia="Arial" w:hAnsi="Arial" w:cs="Arial"/>
                <w:b/>
                <w:bCs/>
                <w:sz w:val="24"/>
                <w:szCs w:val="24"/>
              </w:rPr>
              <w:br/>
            </w:r>
          </w:p>
        </w:tc>
        <w:tc>
          <w:tcPr>
            <w:tcW w:w="1134" w:type="dxa"/>
          </w:tcPr>
          <w:p w14:paraId="154B404B" w14:textId="77777777" w:rsidR="006038CC" w:rsidRPr="00462205" w:rsidRDefault="00F57E35">
            <w:pPr>
              <w:spacing w:before="0" w:after="0"/>
              <w:jc w:val="center"/>
              <w:rPr>
                <w:rFonts w:ascii="Arial" w:eastAsia="Arial" w:hAnsi="Arial" w:cs="Arial"/>
                <w:sz w:val="24"/>
                <w:szCs w:val="24"/>
              </w:rPr>
            </w:pPr>
            <w:r w:rsidRPr="00462205">
              <w:rPr>
                <w:rFonts w:ascii="Arial" w:eastAsia="Arial" w:hAnsi="Arial" w:cs="Arial"/>
                <w:sz w:val="24"/>
                <w:szCs w:val="24"/>
              </w:rPr>
              <w:t>GENERAL</w:t>
            </w:r>
          </w:p>
        </w:tc>
        <w:tc>
          <w:tcPr>
            <w:tcW w:w="1225" w:type="dxa"/>
          </w:tcPr>
          <w:p w14:paraId="02EE451B" w14:textId="77777777" w:rsidR="006038CC" w:rsidRPr="00462205" w:rsidRDefault="00F57E35">
            <w:pPr>
              <w:spacing w:before="0" w:after="0"/>
              <w:rPr>
                <w:rFonts w:ascii="Arial" w:eastAsia="Arial" w:hAnsi="Arial" w:cs="Arial"/>
                <w:sz w:val="24"/>
                <w:szCs w:val="24"/>
              </w:rPr>
            </w:pPr>
            <w:r w:rsidRPr="00462205">
              <w:rPr>
                <w:rFonts w:ascii="Arial" w:eastAsia="Arial" w:hAnsi="Arial" w:cs="Arial"/>
                <w:sz w:val="24"/>
                <w:szCs w:val="24"/>
              </w:rPr>
              <w:t>+91 9148239819</w:t>
            </w:r>
          </w:p>
        </w:tc>
        <w:tc>
          <w:tcPr>
            <w:tcW w:w="1406" w:type="dxa"/>
          </w:tcPr>
          <w:p w14:paraId="09DDD7B5" w14:textId="77777777" w:rsidR="006038CC" w:rsidRPr="00462205" w:rsidRDefault="00D17977">
            <w:pPr>
              <w:spacing w:before="0" w:after="0"/>
              <w:rPr>
                <w:rFonts w:ascii="Arial" w:eastAsia="Arial" w:hAnsi="Arial" w:cs="Arial"/>
                <w:sz w:val="24"/>
                <w:szCs w:val="24"/>
              </w:rPr>
            </w:pPr>
            <w:r w:rsidRPr="00462205">
              <w:rPr>
                <w:rFonts w:ascii="Arial" w:eastAsia="Arial" w:hAnsi="Arial" w:cs="Arial"/>
                <w:sz w:val="24"/>
                <w:szCs w:val="24"/>
              </w:rPr>
              <w:t>eng23cs0387@dsu.edu.in</w:t>
            </w:r>
          </w:p>
        </w:tc>
      </w:tr>
    </w:tbl>
    <w:p w14:paraId="5075055C" w14:textId="77777777" w:rsidR="006038CC" w:rsidRDefault="006038CC">
      <w:pPr>
        <w:spacing w:before="0" w:after="0"/>
        <w:rPr>
          <w:rFonts w:ascii="Arial" w:eastAsia="Arial" w:hAnsi="Arial" w:cs="Arial"/>
        </w:rPr>
      </w:pPr>
    </w:p>
    <w:tbl>
      <w:tblPr>
        <w:tblW w:w="9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9097"/>
      </w:tblGrid>
      <w:tr w:rsidR="006038CC" w14:paraId="6274A8C7" w14:textId="77777777" w:rsidTr="002E521A">
        <w:trPr>
          <w:trHeight w:val="210"/>
        </w:trPr>
        <w:tc>
          <w:tcPr>
            <w:tcW w:w="560" w:type="dxa"/>
          </w:tcPr>
          <w:p w14:paraId="1D10330E" w14:textId="77777777" w:rsidR="006038CC" w:rsidRDefault="006038CC" w:rsidP="002E521A">
            <w:pPr>
              <w:widowControl/>
              <w:numPr>
                <w:ilvl w:val="0"/>
                <w:numId w:val="27"/>
              </w:numPr>
              <w:pBdr>
                <w:top w:val="nil"/>
                <w:left w:val="nil"/>
                <w:bottom w:val="nil"/>
                <w:right w:val="nil"/>
                <w:between w:val="nil"/>
              </w:pBdr>
              <w:spacing w:before="60" w:after="60"/>
              <w:jc w:val="center"/>
              <w:rPr>
                <w:rFonts w:ascii="Arial" w:eastAsia="Arial" w:hAnsi="Arial" w:cs="Arial"/>
                <w:color w:val="000000"/>
              </w:rPr>
            </w:pPr>
          </w:p>
        </w:tc>
        <w:tc>
          <w:tcPr>
            <w:tcW w:w="9097" w:type="dxa"/>
            <w:vAlign w:val="center"/>
          </w:tcPr>
          <w:p w14:paraId="11836F23"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SPP Coordinator Details:</w:t>
            </w:r>
          </w:p>
          <w:p w14:paraId="7A4B5D64" w14:textId="77777777" w:rsidR="006038CC" w:rsidRDefault="00404C5B" w:rsidP="002E521A">
            <w:pPr>
              <w:widowControl/>
              <w:numPr>
                <w:ilvl w:val="0"/>
                <w:numId w:val="40"/>
              </w:numPr>
              <w:spacing w:before="60" w:after="60"/>
              <w:jc w:val="left"/>
              <w:rPr>
                <w:rFonts w:ascii="Arial" w:eastAsia="Arial" w:hAnsi="Arial" w:cs="Arial"/>
              </w:rPr>
            </w:pPr>
            <w:r>
              <w:rPr>
                <w:rFonts w:ascii="Arial" w:eastAsia="Arial" w:hAnsi="Arial" w:cs="Arial"/>
                <w:b/>
                <w:bCs/>
                <w:sz w:val="24"/>
                <w:szCs w:val="24"/>
              </w:rPr>
              <w:t xml:space="preserve">SPP Coordinator Name: </w:t>
            </w:r>
            <w:r w:rsidR="00815874">
              <w:rPr>
                <w:rFonts w:ascii="Arial" w:eastAsia="Arial" w:hAnsi="Arial" w:cs="Arial"/>
                <w:bCs/>
                <w:sz w:val="24"/>
                <w:szCs w:val="24"/>
              </w:rPr>
              <w:t>Mr</w:t>
            </w:r>
            <w:r w:rsidRPr="00B73CC5">
              <w:rPr>
                <w:rFonts w:ascii="Arial" w:eastAsia="Arial" w:hAnsi="Arial" w:cs="Arial"/>
                <w:bCs/>
                <w:sz w:val="24"/>
                <w:szCs w:val="24"/>
              </w:rPr>
              <w:t xml:space="preserve">. </w:t>
            </w:r>
            <w:r w:rsidR="00B73CC5" w:rsidRPr="00B73CC5">
              <w:rPr>
                <w:rFonts w:ascii="Arial" w:eastAsia="Arial" w:hAnsi="Arial" w:cs="Arial"/>
                <w:bCs/>
                <w:sz w:val="24"/>
                <w:szCs w:val="24"/>
              </w:rPr>
              <w:t>SRIPAD KULKARNI S</w:t>
            </w:r>
            <w:r>
              <w:rPr>
                <w:rFonts w:ascii="Arial" w:eastAsia="Arial" w:hAnsi="Arial" w:cs="Arial"/>
                <w:b/>
                <w:bCs/>
                <w:sz w:val="24"/>
                <w:szCs w:val="24"/>
              </w:rPr>
              <w:br/>
            </w:r>
          </w:p>
          <w:p w14:paraId="384AB0B3" w14:textId="77777777" w:rsidR="006038CC" w:rsidRDefault="00404C5B" w:rsidP="002E521A">
            <w:pPr>
              <w:widowControl/>
              <w:numPr>
                <w:ilvl w:val="0"/>
                <w:numId w:val="40"/>
              </w:numPr>
              <w:spacing w:before="60" w:after="60"/>
              <w:jc w:val="left"/>
              <w:rPr>
                <w:rFonts w:ascii="Arial" w:eastAsia="Arial" w:hAnsi="Arial" w:cs="Arial"/>
              </w:rPr>
            </w:pPr>
            <w:r>
              <w:rPr>
                <w:rFonts w:ascii="Arial" w:eastAsia="Arial" w:hAnsi="Arial" w:cs="Arial"/>
                <w:b/>
                <w:bCs/>
                <w:sz w:val="24"/>
                <w:szCs w:val="24"/>
              </w:rPr>
              <w:t>SPP Coordinator Designation:</w:t>
            </w:r>
            <w:r w:rsidR="00B73CC5">
              <w:rPr>
                <w:rFonts w:ascii="Arial" w:eastAsia="Arial" w:hAnsi="Arial" w:cs="Arial"/>
                <w:b/>
                <w:bCs/>
                <w:sz w:val="24"/>
                <w:szCs w:val="24"/>
              </w:rPr>
              <w:t xml:space="preserve"> </w:t>
            </w:r>
            <w:r w:rsidR="00462205" w:rsidRPr="00462205">
              <w:rPr>
                <w:rFonts w:ascii="Arial" w:eastAsia="Arial" w:hAnsi="Arial" w:cs="Arial"/>
                <w:bCs/>
                <w:sz w:val="24"/>
                <w:szCs w:val="24"/>
              </w:rPr>
              <w:t>ASSISSTANT PROFESSOR</w:t>
            </w:r>
            <w:r>
              <w:rPr>
                <w:rFonts w:ascii="Arial" w:eastAsia="Arial" w:hAnsi="Arial" w:cs="Arial"/>
                <w:b/>
                <w:bCs/>
                <w:sz w:val="24"/>
                <w:szCs w:val="24"/>
              </w:rPr>
              <w:br/>
            </w:r>
          </w:p>
          <w:p w14:paraId="2469A81C" w14:textId="77777777" w:rsidR="006038CC" w:rsidRDefault="00404C5B" w:rsidP="002E521A">
            <w:pPr>
              <w:widowControl/>
              <w:numPr>
                <w:ilvl w:val="0"/>
                <w:numId w:val="40"/>
              </w:numPr>
              <w:spacing w:before="60" w:after="60"/>
              <w:jc w:val="left"/>
              <w:rPr>
                <w:rFonts w:ascii="Arial" w:eastAsia="Arial" w:hAnsi="Arial" w:cs="Arial"/>
              </w:rPr>
            </w:pPr>
            <w:r>
              <w:rPr>
                <w:rFonts w:ascii="Arial" w:eastAsia="Arial" w:hAnsi="Arial" w:cs="Arial"/>
                <w:b/>
                <w:bCs/>
                <w:sz w:val="24"/>
                <w:szCs w:val="24"/>
              </w:rPr>
              <w:t>SPP Coordinator Email:</w:t>
            </w:r>
            <w:r w:rsidR="00B73CC5">
              <w:rPr>
                <w:rFonts w:ascii="Arial" w:eastAsia="Arial" w:hAnsi="Arial" w:cs="Arial"/>
                <w:b/>
                <w:bCs/>
                <w:sz w:val="24"/>
                <w:szCs w:val="24"/>
              </w:rPr>
              <w:t xml:space="preserve"> </w:t>
            </w:r>
            <w:r w:rsidR="00B73CC5" w:rsidRPr="00B73CC5">
              <w:rPr>
                <w:rFonts w:ascii="Arial" w:eastAsia="Arial" w:hAnsi="Arial" w:cs="Arial"/>
                <w:bCs/>
                <w:sz w:val="24"/>
                <w:szCs w:val="24"/>
              </w:rPr>
              <w:t>sripad-ae@dsu.edu.in</w:t>
            </w:r>
            <w:r>
              <w:rPr>
                <w:rFonts w:ascii="Arial" w:eastAsia="Arial" w:hAnsi="Arial" w:cs="Arial"/>
                <w:b/>
                <w:bCs/>
                <w:sz w:val="24"/>
                <w:szCs w:val="24"/>
              </w:rPr>
              <w:br/>
            </w:r>
          </w:p>
          <w:p w14:paraId="0462EEED" w14:textId="77777777" w:rsidR="006038CC" w:rsidRDefault="00404C5B" w:rsidP="002E521A">
            <w:pPr>
              <w:widowControl/>
              <w:numPr>
                <w:ilvl w:val="0"/>
                <w:numId w:val="40"/>
              </w:numPr>
              <w:spacing w:before="60" w:after="60"/>
              <w:jc w:val="left"/>
              <w:rPr>
                <w:rFonts w:ascii="Arial" w:eastAsia="Arial" w:hAnsi="Arial" w:cs="Arial"/>
              </w:rPr>
            </w:pPr>
            <w:r>
              <w:rPr>
                <w:rFonts w:ascii="Arial" w:eastAsia="Arial" w:hAnsi="Arial" w:cs="Arial"/>
                <w:b/>
                <w:bCs/>
                <w:sz w:val="24"/>
                <w:szCs w:val="24"/>
              </w:rPr>
              <w:t>SPP Coordinator Mobile Number:</w:t>
            </w:r>
            <w:r w:rsidR="00B73CC5">
              <w:rPr>
                <w:rFonts w:ascii="Arial" w:eastAsia="Arial" w:hAnsi="Arial" w:cs="Arial"/>
                <w:b/>
                <w:bCs/>
                <w:sz w:val="24"/>
                <w:szCs w:val="24"/>
              </w:rPr>
              <w:t xml:space="preserve"> </w:t>
            </w:r>
            <w:r w:rsidR="00B73CC5" w:rsidRPr="00B73CC5">
              <w:rPr>
                <w:rFonts w:ascii="Arial" w:eastAsia="Arial" w:hAnsi="Arial" w:cs="Arial"/>
                <w:bCs/>
                <w:sz w:val="24"/>
                <w:szCs w:val="24"/>
              </w:rPr>
              <w:t>+91 7406907182</w:t>
            </w:r>
            <w:r>
              <w:rPr>
                <w:rFonts w:ascii="Arial" w:eastAsia="Arial" w:hAnsi="Arial" w:cs="Arial"/>
                <w:b/>
                <w:bCs/>
                <w:sz w:val="24"/>
                <w:szCs w:val="24"/>
              </w:rPr>
              <w:br/>
            </w:r>
          </w:p>
        </w:tc>
      </w:tr>
    </w:tbl>
    <w:p w14:paraId="307BBA5A" w14:textId="77777777" w:rsidR="006038CC" w:rsidRDefault="006038CC">
      <w:pPr>
        <w:spacing w:before="60" w:after="60"/>
        <w:jc w:val="left"/>
        <w:rPr>
          <w:rFonts w:ascii="Arial" w:eastAsia="Arial" w:hAnsi="Arial" w:cs="Arial"/>
          <w:sz w:val="24"/>
          <w:szCs w:val="24"/>
        </w:rPr>
        <w:sectPr w:rsidR="006038CC">
          <w:headerReference w:type="even" r:id="rId14"/>
          <w:headerReference w:type="default" r:id="rId15"/>
          <w:footerReference w:type="even" r:id="rId16"/>
          <w:footerReference w:type="default" r:id="rId17"/>
          <w:headerReference w:type="first" r:id="rId18"/>
          <w:footerReference w:type="first" r:id="rId19"/>
          <w:pgSz w:w="11907" w:h="16840"/>
          <w:pgMar w:top="1134" w:right="1134" w:bottom="1134" w:left="1134" w:header="720" w:footer="539" w:gutter="0"/>
          <w:pgNumType w:start="1"/>
          <w:cols w:space="720"/>
        </w:sectPr>
      </w:pPr>
    </w:p>
    <w:p w14:paraId="15A8E34B" w14:textId="77777777" w:rsidR="006038CC" w:rsidRDefault="006038CC">
      <w:pPr>
        <w:pBdr>
          <w:top w:val="nil"/>
          <w:left w:val="nil"/>
          <w:bottom w:val="nil"/>
          <w:right w:val="nil"/>
          <w:between w:val="nil"/>
        </w:pBdr>
        <w:spacing w:before="0" w:after="0" w:line="276" w:lineRule="auto"/>
        <w:jc w:val="left"/>
        <w:rPr>
          <w:rFonts w:ascii="Arial" w:eastAsia="Arial" w:hAnsi="Arial" w:cs="Arial"/>
          <w:sz w:val="24"/>
          <w:szCs w:val="24"/>
        </w:rPr>
      </w:pPr>
    </w:p>
    <w:tbl>
      <w:tblPr>
        <w:tblW w:w="9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3"/>
        <w:gridCol w:w="9254"/>
        <w:tblGridChange w:id="12">
          <w:tblGrid>
            <w:gridCol w:w="403"/>
            <w:gridCol w:w="9254"/>
          </w:tblGrid>
        </w:tblGridChange>
      </w:tblGrid>
      <w:tr w:rsidR="006038CC" w14:paraId="0F165119" w14:textId="77777777" w:rsidTr="002E521A">
        <w:trPr>
          <w:trHeight w:val="210"/>
        </w:trPr>
        <w:tc>
          <w:tcPr>
            <w:tcW w:w="9657" w:type="dxa"/>
            <w:gridSpan w:val="2"/>
          </w:tcPr>
          <w:p w14:paraId="0B246A7F" w14:textId="77777777" w:rsidR="006038CC" w:rsidRDefault="00404C5B">
            <w:pPr>
              <w:spacing w:before="60" w:after="60"/>
              <w:jc w:val="center"/>
              <w:rPr>
                <w:rFonts w:ascii="Arial" w:eastAsia="Arial" w:hAnsi="Arial" w:cs="Arial"/>
                <w:sz w:val="28"/>
                <w:szCs w:val="28"/>
              </w:rPr>
            </w:pPr>
            <w:r>
              <w:rPr>
                <w:rFonts w:ascii="Arial" w:eastAsia="Arial" w:hAnsi="Arial" w:cs="Arial"/>
                <w:b/>
                <w:bCs/>
                <w:sz w:val="24"/>
                <w:szCs w:val="24"/>
              </w:rPr>
              <w:t>PART - B: PROJECT DESCRIPTION</w:t>
            </w:r>
          </w:p>
        </w:tc>
      </w:tr>
      <w:tr w:rsidR="006038CC" w14:paraId="2BA7FBFA" w14:textId="77777777" w:rsidTr="002E521A">
        <w:trPr>
          <w:trHeight w:val="2901"/>
        </w:trPr>
        <w:tc>
          <w:tcPr>
            <w:tcW w:w="403" w:type="dxa"/>
          </w:tcPr>
          <w:p w14:paraId="6631E015"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226E61B8" w14:textId="77777777" w:rsidR="00270EF1" w:rsidRDefault="00404C5B" w:rsidP="00270EF1">
            <w:pPr>
              <w:spacing w:before="60" w:after="60"/>
              <w:ind w:left="7" w:right="54"/>
              <w:rPr>
                <w:rFonts w:ascii="Arial" w:eastAsia="Arial" w:hAnsi="Arial" w:cs="Arial"/>
                <w:sz w:val="24"/>
                <w:szCs w:val="24"/>
              </w:rPr>
            </w:pPr>
            <w:r>
              <w:rPr>
                <w:rFonts w:ascii="Arial" w:eastAsia="Arial" w:hAnsi="Arial" w:cs="Arial"/>
                <w:b/>
                <w:bCs/>
                <w:color w:val="0000FF"/>
                <w:sz w:val="24"/>
                <w:szCs w:val="24"/>
              </w:rPr>
              <w:t>Background and Need of the Project:</w:t>
            </w:r>
            <w:r>
              <w:rPr>
                <w:rFonts w:ascii="Arial" w:eastAsia="Arial" w:hAnsi="Arial" w:cs="Arial"/>
                <w:b/>
                <w:bCs/>
                <w:color w:val="EE0000"/>
                <w:sz w:val="24"/>
                <w:szCs w:val="24"/>
              </w:rPr>
              <w:t xml:space="preserve"> </w:t>
            </w:r>
          </w:p>
          <w:p w14:paraId="7FA78C62" w14:textId="78B3DA21" w:rsidR="00270EF1" w:rsidRPr="00270EF1" w:rsidRDefault="00270EF1" w:rsidP="00270EF1">
            <w:pPr>
              <w:spacing w:before="60" w:after="60"/>
              <w:rPr>
                <w:rFonts w:ascii="Arial" w:eastAsia="Arial" w:hAnsi="Arial" w:cs="Arial"/>
                <w:sz w:val="24"/>
                <w:szCs w:val="24"/>
              </w:rPr>
            </w:pPr>
            <w:r w:rsidRPr="00270EF1">
              <w:rPr>
                <w:rFonts w:ascii="Arial" w:eastAsia="Arial" w:hAnsi="Arial" w:cs="Arial"/>
                <w:sz w:val="24"/>
                <w:szCs w:val="24"/>
              </w:rPr>
              <w:t>INDUSTRIAL MACHINES SUCH AS MOTORS, PUMPS AND FANS ARE ESSENTIAL TO MANUFACTURING OPERATIONS. UNEXPECTED MACHINE FAILURES CAN INTERRUPT PRODUCTION, INCREASE MAINTENANCE COSTS AND AFFECT PRODUCTIVITY</w:t>
            </w:r>
            <w:r w:rsidR="005E09F0">
              <w:rPr>
                <w:rFonts w:ascii="Arial" w:eastAsia="Arial" w:hAnsi="Arial" w:cs="Arial"/>
                <w:sz w:val="24"/>
                <w:szCs w:val="24"/>
              </w:rPr>
              <w:t xml:space="preserve"> and </w:t>
            </w:r>
            <w:ins w:id="13" w:author="Meenakshi Malhotra" w:date="2026-10-16T15:14:00Z" w16du:dateUtc="2026-10-16T09:44:00Z">
              <w:r w:rsidR="005E09F0">
                <w:rPr>
                  <w:rFonts w:ascii="Arial" w:eastAsia="Arial" w:hAnsi="Arial" w:cs="Arial"/>
                  <w:sz w:val="24"/>
                  <w:szCs w:val="24"/>
                </w:rPr>
                <w:t>pose environmental issues</w:t>
              </w:r>
            </w:ins>
            <w:r w:rsidRPr="00270EF1">
              <w:rPr>
                <w:rFonts w:ascii="Arial" w:eastAsia="Arial" w:hAnsi="Arial" w:cs="Arial"/>
                <w:sz w:val="24"/>
                <w:szCs w:val="24"/>
              </w:rPr>
              <w:t>. EARLY DETECTION OF ABNORMAL OPERATING CONDITIONS CAN HELP INDUSTRIES IDENTIFY POTENTIAL FAULTS BEFORE THEY LEAD TO MAJOR FAILURES.</w:t>
            </w:r>
          </w:p>
          <w:p w14:paraId="59C182D0" w14:textId="77777777" w:rsidR="00270EF1" w:rsidRPr="00270EF1" w:rsidRDefault="00270EF1" w:rsidP="00270EF1">
            <w:pPr>
              <w:spacing w:before="60" w:after="60"/>
              <w:rPr>
                <w:rFonts w:ascii="Arial" w:eastAsia="Arial" w:hAnsi="Arial" w:cs="Arial"/>
                <w:sz w:val="24"/>
                <w:szCs w:val="24"/>
              </w:rPr>
            </w:pPr>
          </w:p>
          <w:p w14:paraId="6FC43F19" w14:textId="24D491EB" w:rsidR="00270EF1" w:rsidRPr="00270EF1" w:rsidRDefault="00270EF1" w:rsidP="00270EF1">
            <w:pPr>
              <w:spacing w:before="60" w:after="60"/>
              <w:rPr>
                <w:rFonts w:ascii="Arial" w:eastAsia="Arial" w:hAnsi="Arial" w:cs="Arial"/>
                <w:sz w:val="24"/>
                <w:szCs w:val="24"/>
              </w:rPr>
            </w:pPr>
            <w:r w:rsidRPr="00270EF1">
              <w:rPr>
                <w:rFonts w:ascii="Arial" w:eastAsia="Arial" w:hAnsi="Arial" w:cs="Arial"/>
                <w:sz w:val="24"/>
                <w:szCs w:val="24"/>
              </w:rPr>
              <w:t xml:space="preserve">EXISTING MACHINE-CONDITION MONITORING APPROACHES USE VIBRATION ANALYSIS, ACOUSTIC MONITORING OR A COMBINATION OF SENSORS. HOWEVER, CONVENTIONAL INDUSTRIAL MONITORING SYSTEMS CAN BE EXPENSIVE </w:t>
            </w:r>
            <w:del w:id="14" w:author="Meenakshi Malhotra" w:date="2026-10-16T15:15:00Z" w16du:dateUtc="2026-10-16T09:45:00Z">
              <w:r w:rsidRPr="00270EF1" w:rsidDel="00C3223E">
                <w:rPr>
                  <w:rFonts w:ascii="Arial" w:eastAsia="Arial" w:hAnsi="Arial" w:cs="Arial"/>
                  <w:sz w:val="24"/>
                  <w:szCs w:val="24"/>
                </w:rPr>
                <w:delText xml:space="preserve">OR </w:delText>
              </w:r>
            </w:del>
            <w:ins w:id="15" w:author="Meenakshi Malhotra" w:date="2026-10-16T15:15:00Z" w16du:dateUtc="2026-10-16T09:45:00Z">
              <w:r w:rsidR="00C3223E">
                <w:rPr>
                  <w:rFonts w:ascii="Arial" w:eastAsia="Arial" w:hAnsi="Arial" w:cs="Arial"/>
                  <w:sz w:val="24"/>
                  <w:szCs w:val="24"/>
                </w:rPr>
                <w:t>and</w:t>
              </w:r>
              <w:r w:rsidR="00C3223E" w:rsidRPr="00270EF1">
                <w:rPr>
                  <w:rFonts w:ascii="Arial" w:eastAsia="Arial" w:hAnsi="Arial" w:cs="Arial"/>
                  <w:sz w:val="24"/>
                  <w:szCs w:val="24"/>
                </w:rPr>
                <w:t xml:space="preserve"> </w:t>
              </w:r>
            </w:ins>
            <w:r w:rsidRPr="00270EF1">
              <w:rPr>
                <w:rFonts w:ascii="Arial" w:eastAsia="Arial" w:hAnsi="Arial" w:cs="Arial"/>
                <w:sz w:val="24"/>
                <w:szCs w:val="24"/>
              </w:rPr>
              <w:t>REQUIRE SUBSTANTIAL COMPUTING RESOURCES, CONTINUOUS CONNECTIVITY OR SPECIALIST INTERPRETATION. THESE LIMITATIONS CAN MAKE ADOPTION DIFFICULT FOR SMALL AND MEDIUM-SIZED ENTERPRISES (MSMES).</w:t>
            </w:r>
          </w:p>
          <w:p w14:paraId="56B5A49B" w14:textId="77777777" w:rsidR="00270EF1" w:rsidRPr="00270EF1" w:rsidRDefault="00270EF1" w:rsidP="00270EF1">
            <w:pPr>
              <w:spacing w:before="60" w:after="60"/>
              <w:rPr>
                <w:rFonts w:ascii="Arial" w:eastAsia="Arial" w:hAnsi="Arial" w:cs="Arial"/>
                <w:sz w:val="24"/>
                <w:szCs w:val="24"/>
              </w:rPr>
            </w:pPr>
          </w:p>
          <w:p w14:paraId="1178B856" w14:textId="66E800B6" w:rsidR="00270EF1" w:rsidRPr="00270EF1" w:rsidRDefault="00270EF1" w:rsidP="00270EF1">
            <w:pPr>
              <w:spacing w:before="60" w:after="60"/>
              <w:rPr>
                <w:rFonts w:ascii="Arial" w:eastAsia="Arial" w:hAnsi="Arial" w:cs="Arial"/>
                <w:sz w:val="24"/>
                <w:szCs w:val="24"/>
              </w:rPr>
            </w:pPr>
            <w:r w:rsidRPr="00270EF1">
              <w:rPr>
                <w:rFonts w:ascii="Arial" w:eastAsia="Arial" w:hAnsi="Arial" w:cs="Arial"/>
                <w:sz w:val="24"/>
                <w:szCs w:val="24"/>
              </w:rPr>
              <w:t>THE PROPOSED PROJECT DEVELOPS A **</w:t>
            </w:r>
            <w:ins w:id="16" w:author="Meenakshi Malhotra" w:date="2026-10-16T15:16:00Z" w16du:dateUtc="2026-10-16T09:46:00Z">
              <w:r w:rsidR="00C3223E">
                <w:rPr>
                  <w:rFonts w:ascii="Arial" w:eastAsia="Arial" w:hAnsi="Arial" w:cs="Arial"/>
                  <w:sz w:val="24"/>
                  <w:szCs w:val="24"/>
                </w:rPr>
                <w:t xml:space="preserve">Environment friendly </w:t>
              </w:r>
            </w:ins>
            <w:r w:rsidRPr="00270EF1">
              <w:rPr>
                <w:rFonts w:ascii="Arial" w:eastAsia="Arial" w:hAnsi="Arial" w:cs="Arial"/>
                <w:sz w:val="24"/>
                <w:szCs w:val="24"/>
              </w:rPr>
              <w:t>SELF-CALIBRATING, MULTIMODAL EDGE AI NODE FOR INDUSTRIAL MACHINE ANOMALY DETECTION**. IT COMBINES AN INMP441 MICROPHONE AND AN MPU6050 ACCELEROMETER/GYROSCOPE WITH AN ESP32-S3 MICROCONTROLLER TO CAPTURE ACOUSTIC AND VIBRATION SIGNALS. A LIGHTWEIGHT MACHINE-LEARNING MODEL WILL LEARN PATTERNS FROM HEALTHY OPERATING CONDITIONS AND IDENTIFY DEVIATIONS LOCALLY ON THE DEVICE. A SELF-CALIBRATION MECHANISM WILL ESTABLISH A MACHINE-SPECIFIC BASELINE AND ADAPT THE ANOMALY THRESHOLD TO ITS OBSERVED BEHAVIOUR.</w:t>
            </w:r>
          </w:p>
          <w:p w14:paraId="5F446F8A" w14:textId="77777777" w:rsidR="00270EF1" w:rsidRPr="00270EF1" w:rsidRDefault="00270EF1" w:rsidP="00270EF1">
            <w:pPr>
              <w:spacing w:before="60" w:after="60"/>
              <w:rPr>
                <w:rFonts w:ascii="Arial" w:eastAsia="Arial" w:hAnsi="Arial" w:cs="Arial"/>
                <w:sz w:val="24"/>
                <w:szCs w:val="24"/>
              </w:rPr>
            </w:pPr>
          </w:p>
          <w:p w14:paraId="5F77F917" w14:textId="77777777" w:rsidR="00270EF1" w:rsidRPr="00270EF1" w:rsidRDefault="00270EF1" w:rsidP="00270EF1">
            <w:pPr>
              <w:spacing w:before="60" w:after="60"/>
              <w:rPr>
                <w:rFonts w:ascii="Arial" w:eastAsia="Arial" w:hAnsi="Arial" w:cs="Arial"/>
                <w:sz w:val="24"/>
                <w:szCs w:val="24"/>
              </w:rPr>
            </w:pPr>
            <w:r w:rsidRPr="00270EF1">
              <w:rPr>
                <w:rFonts w:ascii="Arial" w:eastAsia="Arial" w:hAnsi="Arial" w:cs="Arial"/>
                <w:sz w:val="24"/>
                <w:szCs w:val="24"/>
              </w:rPr>
              <w:t>THE NEED FOR THIS PROJECT IS TO EXPLORE AN AFFORDABLE, COMPACT AND OFFLINE-CAPABLE MONITORING SOLUTION THAT REDUCES DEPENDENCE ON CLOUD PROCESSING AND SUPPORTS TIMELY IDENTIFICATION OF ABNORMAL MACHINE BEHAVIOUR. THE SYSTEM WILL BE EVALUATED USING AVAILABLE MACHINE-CONDITION DATASETS AND PHYSICAL HARDWARE TESTING.</w:t>
            </w:r>
          </w:p>
          <w:p w14:paraId="189BE025" w14:textId="77777777" w:rsidR="00270EF1" w:rsidRDefault="00270EF1" w:rsidP="00270EF1">
            <w:pPr>
              <w:spacing w:before="60" w:after="60"/>
              <w:rPr>
                <w:rFonts w:ascii="Arial" w:eastAsia="Arial" w:hAnsi="Arial" w:cs="Arial"/>
                <w:sz w:val="24"/>
                <w:szCs w:val="24"/>
              </w:rPr>
            </w:pPr>
          </w:p>
          <w:p w14:paraId="2EF2976D" w14:textId="356584F5" w:rsidR="006038CC" w:rsidRDefault="00270EF1" w:rsidP="002E521A">
            <w:pPr>
              <w:spacing w:before="60" w:after="60"/>
              <w:rPr>
                <w:rFonts w:ascii="Arial" w:eastAsia="Arial" w:hAnsi="Arial" w:cs="Arial"/>
                <w:sz w:val="24"/>
                <w:szCs w:val="24"/>
              </w:rPr>
            </w:pPr>
            <w:r w:rsidRPr="00270EF1">
              <w:rPr>
                <w:rFonts w:ascii="Arial" w:eastAsia="Arial" w:hAnsi="Arial" w:cs="Arial"/>
                <w:sz w:val="24"/>
                <w:szCs w:val="24"/>
              </w:rPr>
              <w:t>THE INTENDED BENEFICIARIES ARE MSMES, SMALL MANUFACTURING UNITS, MAINTENANCE TECHNICIANS AND MACHINE OPERATORS WHO NEED ACCESSIBLE CONDITION-MONITORING TOOLS. THE PROJECT AIMS TO SUPPORT PREVENTIVE MAINTENANCE AND REDUCE AVOIDABLE DOWNTIME</w:t>
            </w:r>
            <w:ins w:id="17" w:author="Meenakshi Malhotra" w:date="2026-10-16T15:18:00Z" w16du:dateUtc="2026-10-16T09:48:00Z">
              <w:r w:rsidR="00C3223E">
                <w:rPr>
                  <w:rFonts w:ascii="Arial" w:eastAsia="Arial" w:hAnsi="Arial" w:cs="Arial"/>
                  <w:sz w:val="24"/>
                  <w:szCs w:val="24"/>
                </w:rPr>
                <w:t xml:space="preserve">--- as well </w:t>
              </w:r>
            </w:ins>
            <w:ins w:id="18" w:author="Meenakshi Malhotra" w:date="2026-10-16T15:19:00Z" w16du:dateUtc="2026-10-16T09:49:00Z">
              <w:r w:rsidR="00C3223E">
                <w:rPr>
                  <w:rFonts w:ascii="Arial" w:eastAsia="Arial" w:hAnsi="Arial" w:cs="Arial"/>
                  <w:sz w:val="24"/>
                  <w:szCs w:val="24"/>
                </w:rPr>
                <w:t>additional heat or sound from the machines.</w:t>
              </w:r>
            </w:ins>
            <w:del w:id="19" w:author="Meenakshi Malhotra" w:date="2026-10-16T15:19:00Z" w16du:dateUtc="2026-10-16T09:49:00Z">
              <w:r w:rsidRPr="00270EF1" w:rsidDel="00C3223E">
                <w:rPr>
                  <w:rFonts w:ascii="Arial" w:eastAsia="Arial" w:hAnsi="Arial" w:cs="Arial"/>
                  <w:sz w:val="24"/>
                  <w:szCs w:val="24"/>
                </w:rPr>
                <w:delText>;</w:delText>
              </w:r>
            </w:del>
            <w:r w:rsidRPr="00270EF1">
              <w:rPr>
                <w:rFonts w:ascii="Arial" w:eastAsia="Arial" w:hAnsi="Arial" w:cs="Arial"/>
                <w:sz w:val="24"/>
                <w:szCs w:val="24"/>
              </w:rPr>
              <w:t xml:space="preserve"> THESE BENEFITS WILL NEED TO BE ASSESSED THROUGH TESTING AND VALIDATION.</w:t>
            </w:r>
          </w:p>
        </w:tc>
      </w:tr>
      <w:tr w:rsidR="006038CC" w14:paraId="4DE404DE" w14:textId="77777777" w:rsidTr="002E521A">
        <w:trPr>
          <w:trHeight w:val="3354"/>
        </w:trPr>
        <w:tc>
          <w:tcPr>
            <w:tcW w:w="403" w:type="dxa"/>
          </w:tcPr>
          <w:p w14:paraId="667A7551"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02F399EB"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Review of Existing Work:</w:t>
            </w:r>
          </w:p>
          <w:p w14:paraId="566478A7" w14:textId="77777777" w:rsidR="00270EF1" w:rsidRPr="00270EF1" w:rsidRDefault="00270EF1" w:rsidP="00270EF1">
            <w:pPr>
              <w:spacing w:before="60" w:after="60"/>
              <w:rPr>
                <w:rFonts w:ascii="Arial" w:eastAsia="Arial" w:hAnsi="Arial" w:cs="Arial"/>
                <w:sz w:val="24"/>
                <w:szCs w:val="24"/>
              </w:rPr>
            </w:pPr>
            <w:r w:rsidRPr="00270EF1">
              <w:rPr>
                <w:rFonts w:ascii="Arial" w:eastAsia="Arial" w:hAnsi="Arial" w:cs="Arial"/>
                <w:sz w:val="24"/>
                <w:szCs w:val="24"/>
              </w:rPr>
              <w:t>EXISTING MACHINE-ANOMALY DETECTION APPROACHES USE ACOUSTIC MONITORING, VIBRATION ANALYSIS AND MACHINE-LEARNING MODELS TO IDENTIFY ABNORMAL OPERATING CONDITIONS. PUBLIC DATASETS SUCH AS THE MIMII INDUSTRIAL SOUND DATASET SUPPORT RESEARCH ON DETECTING ANOMALIES IN INDUSTRIAL MACHINE SOUNDS. AUTOENCODERS ARE A SUITABLE APPROACH FOR UNSUPERVISED ANOMALY DETECTION BECAUSE THEY CAN LEARN NORMAL OPERATING PATTERNS AND FLAG SAMPLES WITH HIGH RECONSTRUCTION ERROR.</w:t>
            </w:r>
          </w:p>
          <w:p w14:paraId="677585EB" w14:textId="77777777" w:rsidR="00270EF1" w:rsidRPr="00270EF1" w:rsidRDefault="00270EF1" w:rsidP="00270EF1">
            <w:pPr>
              <w:spacing w:before="60" w:after="60"/>
              <w:rPr>
                <w:rFonts w:ascii="Arial" w:eastAsia="Arial" w:hAnsi="Arial" w:cs="Arial"/>
                <w:sz w:val="24"/>
                <w:szCs w:val="24"/>
              </w:rPr>
            </w:pPr>
          </w:p>
          <w:p w14:paraId="229F84C1" w14:textId="77777777" w:rsidR="00270EF1" w:rsidRPr="00270EF1" w:rsidRDefault="00270EF1" w:rsidP="00270EF1">
            <w:pPr>
              <w:spacing w:before="60" w:after="60"/>
              <w:rPr>
                <w:rFonts w:ascii="Arial" w:eastAsia="Arial" w:hAnsi="Arial" w:cs="Arial"/>
                <w:sz w:val="24"/>
                <w:szCs w:val="24"/>
              </w:rPr>
            </w:pPr>
            <w:r w:rsidRPr="00270EF1">
              <w:rPr>
                <w:rFonts w:ascii="Arial" w:eastAsia="Arial" w:hAnsi="Arial" w:cs="Arial"/>
                <w:sz w:val="24"/>
                <w:szCs w:val="24"/>
              </w:rPr>
              <w:t>COMMERCIAL CONDITION-MONITORING SYSTEMS OFFER MACHINE-HEALTH MONITORING AND PREDICTIVE-MAINTENANCE CAPABILITIES, BUT THE PROJECT REVIEW IDENTIFIES COST, CONNECTIVITY AND DEPLOYMENT CONSTRAINTS AS CONCERNS FOR SMALLER MANUFACTURING UNITS. EDGE AI AND TINYML PROVIDE AN ALTERNATIVE BY ENABLING INFERENCE ON RESOURCE-CONSTRAINED EMBEDDED DEVICES. THE PROPOSED IMPLEMENTATION USES AN ESP32-S3, AN INMP441 MICROPHONE, AN MPU6050 MOTION SENSOR AND TENSORFLOW LITE FOR MICROCONTROLLERS.</w:t>
            </w:r>
          </w:p>
          <w:p w14:paraId="5CB4A7AB" w14:textId="77777777" w:rsidR="00270EF1" w:rsidRPr="00270EF1" w:rsidRDefault="00270EF1" w:rsidP="00270EF1">
            <w:pPr>
              <w:spacing w:before="60" w:after="60"/>
              <w:rPr>
                <w:rFonts w:ascii="Arial" w:eastAsia="Arial" w:hAnsi="Arial" w:cs="Arial"/>
                <w:sz w:val="24"/>
                <w:szCs w:val="24"/>
              </w:rPr>
            </w:pPr>
          </w:p>
          <w:p w14:paraId="199136DF" w14:textId="77777777" w:rsidR="00270EF1" w:rsidRPr="00270EF1" w:rsidRDefault="00270EF1" w:rsidP="00270EF1">
            <w:pPr>
              <w:spacing w:before="60" w:after="60"/>
              <w:rPr>
                <w:rFonts w:ascii="Arial" w:eastAsia="Arial" w:hAnsi="Arial" w:cs="Arial"/>
                <w:sz w:val="24"/>
                <w:szCs w:val="24"/>
              </w:rPr>
            </w:pPr>
            <w:r w:rsidRPr="00270EF1">
              <w:rPr>
                <w:rFonts w:ascii="Arial" w:eastAsia="Arial" w:hAnsi="Arial" w:cs="Arial"/>
                <w:sz w:val="24"/>
                <w:szCs w:val="24"/>
              </w:rPr>
              <w:t>THE REVIEWED WORK IDENTIFIES THREE MAIN RESEARCH GAPS: LIMITED ROBUSTNESS OF AUDIO-ONLY SYSTEMS IN NOISY INDUSTRIAL ENVIRONMENTS, DIFFICULTY ADAPTING FIXED MODELS TO DIFFERENT MACHINES WITHOUT RETRAINING, AND INSUFFICIENT PHYSICAL HARDWARE VALIDATION IN SOME EXISTING APPROACHES. THE PROPOSED PROJECT ADDRESSES THESE GAPS THROUGH ACOUSTIC–VIBRATION SENSOR FUSION, MACHINE-SPECIFIC ON-DEVICE CALIBRATION AND VALIDATION ON A PHYSICAL MOTOR TEST RIG.</w:t>
            </w:r>
          </w:p>
          <w:p w14:paraId="72F2C421" w14:textId="77777777" w:rsidR="00270EF1" w:rsidRPr="00270EF1" w:rsidRDefault="00270EF1" w:rsidP="00270EF1">
            <w:pPr>
              <w:spacing w:before="60" w:after="60"/>
              <w:rPr>
                <w:rFonts w:ascii="Arial" w:eastAsia="Arial" w:hAnsi="Arial" w:cs="Arial"/>
                <w:sz w:val="24"/>
                <w:szCs w:val="24"/>
              </w:rPr>
            </w:pPr>
          </w:p>
          <w:p w14:paraId="665B0BE4" w14:textId="77777777" w:rsidR="006038CC" w:rsidRDefault="00270EF1" w:rsidP="00270EF1">
            <w:pPr>
              <w:spacing w:before="60" w:after="60"/>
              <w:rPr>
                <w:rFonts w:ascii="Arial" w:eastAsia="Arial" w:hAnsi="Arial" w:cs="Arial"/>
                <w:sz w:val="24"/>
                <w:szCs w:val="24"/>
              </w:rPr>
            </w:pPr>
            <w:r w:rsidRPr="00270EF1">
              <w:rPr>
                <w:rFonts w:ascii="Arial" w:eastAsia="Arial" w:hAnsi="Arial" w:cs="Arial"/>
                <w:sz w:val="24"/>
                <w:szCs w:val="24"/>
              </w:rPr>
              <w:t>A COMPREHENSIVE REVIEW OF SPECIFIC COMMERCIAL PRODUCT MODELS, INDIVIDUAL RESEARCH-PAPER RESULTS AND RELEVANT PATENTS SHOULD BE COMPLETED BEFORE SUBMISSION IF THESE DETAILS ARE REQUIRED BY THE EVALUATORS.</w:t>
            </w:r>
          </w:p>
        </w:tc>
      </w:tr>
      <w:tr w:rsidR="006038CC" w14:paraId="04410E35" w14:textId="77777777" w:rsidTr="00462205">
        <w:trPr>
          <w:trHeight w:val="1692"/>
        </w:trPr>
        <w:tc>
          <w:tcPr>
            <w:tcW w:w="403" w:type="dxa"/>
          </w:tcPr>
          <w:p w14:paraId="3F9B86B9"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4C8C4B63"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Problem Statement:</w:t>
            </w:r>
          </w:p>
          <w:p w14:paraId="3D34E92F" w14:textId="77777777" w:rsidR="006038CC" w:rsidRDefault="006038CC">
            <w:pPr>
              <w:spacing w:before="60" w:after="60"/>
              <w:rPr>
                <w:rFonts w:ascii="Arial" w:eastAsia="Arial" w:hAnsi="Arial" w:cs="Arial"/>
                <w:sz w:val="24"/>
                <w:szCs w:val="24"/>
              </w:rPr>
            </w:pPr>
          </w:p>
          <w:p w14:paraId="31E29035" w14:textId="77777777" w:rsidR="00270EF1" w:rsidRPr="00270EF1" w:rsidRDefault="00270EF1" w:rsidP="00270EF1">
            <w:pPr>
              <w:spacing w:before="60" w:after="60"/>
              <w:ind w:right="54"/>
              <w:rPr>
                <w:rFonts w:ascii="Arial" w:eastAsia="Arial" w:hAnsi="Arial" w:cs="Arial"/>
                <w:color w:val="000000" w:themeColor="text1"/>
                <w:sz w:val="24"/>
                <w:szCs w:val="24"/>
              </w:rPr>
            </w:pPr>
            <w:r w:rsidRPr="00270EF1">
              <w:rPr>
                <w:rFonts w:ascii="Arial" w:eastAsia="Arial" w:hAnsi="Arial" w:cs="Arial"/>
                <w:color w:val="000000" w:themeColor="text1"/>
                <w:sz w:val="24"/>
                <w:szCs w:val="24"/>
              </w:rPr>
              <w:t>SMALL AND MEDIUM-SIZED MANUFACTURING UNITS NEED AN AFFORDABLE AND RELIABLE WAY TO DETECT EARLY SIGNS OF ABNORMAL OPERATION IN INDUSTRIAL MACHINES SUCH AS MOTORS, FANS AND PUMPS. EXISTING MONITORING APPROACHES MAY INVOLVE EXPENSIVE EQUIPMENT, CLOUD CONNECTIVITY OR MODELS THAT DO NOT ADAPT EASILY TO DIFFERENT MACHINES AND NOISY OPERATING ENVIRONMENTS.</w:t>
            </w:r>
          </w:p>
          <w:p w14:paraId="5BC31CD1" w14:textId="77777777" w:rsidR="00270EF1" w:rsidRPr="00270EF1" w:rsidRDefault="00270EF1" w:rsidP="00270EF1">
            <w:pPr>
              <w:spacing w:before="60" w:after="60"/>
              <w:ind w:right="54"/>
              <w:rPr>
                <w:rFonts w:ascii="Arial" w:eastAsia="Arial" w:hAnsi="Arial" w:cs="Arial"/>
                <w:color w:val="000000" w:themeColor="text1"/>
                <w:sz w:val="24"/>
                <w:szCs w:val="24"/>
              </w:rPr>
            </w:pPr>
          </w:p>
          <w:p w14:paraId="6735566A" w14:textId="77777777" w:rsidR="006038CC" w:rsidRDefault="00270EF1" w:rsidP="00270EF1">
            <w:pPr>
              <w:spacing w:before="60" w:after="60"/>
              <w:ind w:right="54"/>
              <w:rPr>
                <w:rFonts w:ascii="Arial" w:eastAsia="Arial" w:hAnsi="Arial" w:cs="Arial"/>
                <w:color w:val="EE0000"/>
                <w:sz w:val="24"/>
                <w:szCs w:val="24"/>
              </w:rPr>
            </w:pPr>
            <w:r w:rsidRPr="00270EF1">
              <w:rPr>
                <w:rFonts w:ascii="Arial" w:eastAsia="Arial" w:hAnsi="Arial" w:cs="Arial"/>
                <w:color w:val="000000" w:themeColor="text1"/>
                <w:sz w:val="24"/>
                <w:szCs w:val="24"/>
              </w:rPr>
              <w:t xml:space="preserve">THE PROBLEM ADDRESSED BY THIS PROJECT IS THE DEVELOPMENT OF A LOW-COST, STANDALONE EDGE AI SYSTEM THAT COMBINES </w:t>
            </w:r>
            <w:r w:rsidRPr="00C3223E">
              <w:rPr>
                <w:rFonts w:ascii="Arial" w:eastAsia="Arial" w:hAnsi="Arial" w:cs="Arial"/>
                <w:color w:val="000000" w:themeColor="text1"/>
                <w:sz w:val="24"/>
                <w:szCs w:val="24"/>
                <w:shd w:val="clear" w:color="auto" w:fill="FFFF00"/>
                <w:rPrChange w:id="20" w:author="Meenakshi Malhotra" w:date="2026-10-16T15:22:00Z" w16du:dateUtc="2026-10-16T09:52:00Z">
                  <w:rPr>
                    <w:rFonts w:ascii="Arial" w:eastAsia="Arial" w:hAnsi="Arial" w:cs="Arial"/>
                    <w:color w:val="000000" w:themeColor="text1"/>
                    <w:sz w:val="24"/>
                    <w:szCs w:val="24"/>
                  </w:rPr>
                </w:rPrChange>
              </w:rPr>
              <w:t>ACOUSTIC</w:t>
            </w:r>
            <w:r w:rsidRPr="00270EF1">
              <w:rPr>
                <w:rFonts w:ascii="Arial" w:eastAsia="Arial" w:hAnsi="Arial" w:cs="Arial"/>
                <w:color w:val="000000" w:themeColor="text1"/>
                <w:sz w:val="24"/>
                <w:szCs w:val="24"/>
              </w:rPr>
              <w:t xml:space="preserve"> AND VIBRATION SIGNALS TO DETECT MACHINE ANOMALIES LOCALLY, WITHOUT CONTINUOUS INTERNET CONNECTIVITY. THE SYSTEM WILL USE A LIGHTWEIGHT AUTOENCODER TRAINED ON HEALTHY OPERATING DATA AND AN ON-DEVICE CALIBRATION MECHANISM TO ESTABLISH MACHINE-SPECIFIC BASELINES AND ANOMALY THRESHOLDS. ITS DETECTION </w:t>
            </w:r>
            <w:r w:rsidRPr="00270EF1">
              <w:rPr>
                <w:rFonts w:ascii="Arial" w:eastAsia="Arial" w:hAnsi="Arial" w:cs="Arial"/>
                <w:color w:val="000000" w:themeColor="text1"/>
                <w:sz w:val="24"/>
                <w:szCs w:val="24"/>
              </w:rPr>
              <w:lastRenderedPageBreak/>
              <w:t>PERFORMANCE, COMPUTATIONAL REQUIREMENTS AND PRACTICAL OPERATION WILL BE EVALUATED THROUGH DATASET-BASED TESTING AND PHYSICAL HARDWARE VALIDATION, WITH A TARGET ROC-AUC GREATER THAN 0.90.</w:t>
            </w:r>
          </w:p>
        </w:tc>
      </w:tr>
      <w:tr w:rsidR="006038CC" w14:paraId="031F5FF5" w14:textId="77777777" w:rsidTr="009D39AB">
        <w:tblPrEx>
          <w:tblW w:w="9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21" w:author="Meenakshi Malhotra" w:date="2026-10-16T15:26:00Z" w16du:dateUtc="2026-10-16T09:56:00Z">
            <w:tblPrEx>
              <w:tblW w:w="9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Height w:val="1125"/>
          <w:trPrChange w:id="22" w:author="Meenakshi Malhotra" w:date="2026-10-16T15:26:00Z" w16du:dateUtc="2026-10-16T09:56:00Z">
            <w:trPr>
              <w:trHeight w:val="3359"/>
            </w:trPr>
          </w:trPrChange>
        </w:trPr>
        <w:tc>
          <w:tcPr>
            <w:tcW w:w="403" w:type="dxa"/>
            <w:tcPrChange w:id="23" w:author="Meenakshi Malhotra" w:date="2026-10-16T15:26:00Z" w16du:dateUtc="2026-10-16T09:56:00Z">
              <w:tcPr>
                <w:tcW w:w="403" w:type="dxa"/>
              </w:tcPr>
            </w:tcPrChange>
          </w:tcPr>
          <w:p w14:paraId="4ECAB7BB"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Change w:id="24" w:author="Meenakshi Malhotra" w:date="2026-10-16T15:26:00Z" w16du:dateUtc="2026-10-16T09:56:00Z">
              <w:tcPr>
                <w:tcW w:w="9254" w:type="dxa"/>
              </w:tcPr>
            </w:tcPrChange>
          </w:tcPr>
          <w:p w14:paraId="51F76EC7"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Objectives:</w:t>
            </w:r>
          </w:p>
          <w:p w14:paraId="1C61AD13" w14:textId="062ABD89" w:rsidR="00270EF1" w:rsidRPr="00462205" w:rsidRDefault="00270EF1" w:rsidP="00270EF1">
            <w:pPr>
              <w:widowControl/>
              <w:spacing w:before="60" w:after="60" w:line="276" w:lineRule="auto"/>
              <w:jc w:val="left"/>
              <w:rPr>
                <w:rFonts w:ascii="Arial" w:hAnsi="Arial" w:cs="Arial"/>
                <w:sz w:val="24"/>
                <w:szCs w:val="24"/>
              </w:rPr>
            </w:pPr>
            <w:r w:rsidRPr="00462205">
              <w:rPr>
                <w:rFonts w:ascii="Arial" w:hAnsi="Arial" w:cs="Arial"/>
                <w:sz w:val="24"/>
                <w:szCs w:val="24"/>
              </w:rPr>
              <w:t xml:space="preserve">1. </w:t>
            </w:r>
            <w:del w:id="25" w:author="Meenakshi Malhotra" w:date="2026-10-16T15:24:00Z" w16du:dateUtc="2026-10-16T09:54:00Z">
              <w:r w:rsidRPr="00462205" w:rsidDel="00C3223E">
                <w:rPr>
                  <w:rFonts w:ascii="Arial" w:hAnsi="Arial" w:cs="Arial"/>
                  <w:sz w:val="24"/>
                  <w:szCs w:val="24"/>
                </w:rPr>
                <w:delText>TO DESIGN AND DEVELOP A LOW-COST INDUSTRIAL MACHINE ANOMALY DETECTION PROTOTYPE USING AN ESP32-S3 MICROCONTROLLER, INMP441 MICROPHONE AND MPU6050 VIBRATION SENSOR, TARGETING A HARDWARE COST OF APPROXIMATELY ₹1,500 PER DEVICE.</w:delText>
              </w:r>
            </w:del>
          </w:p>
          <w:p w14:paraId="6A397124" w14:textId="77777777" w:rsidR="00270EF1" w:rsidRPr="00462205" w:rsidRDefault="00270EF1" w:rsidP="00270EF1">
            <w:pPr>
              <w:widowControl/>
              <w:spacing w:before="60" w:after="60" w:line="276" w:lineRule="auto"/>
              <w:jc w:val="left"/>
              <w:rPr>
                <w:rFonts w:ascii="Arial" w:hAnsi="Arial" w:cs="Arial"/>
                <w:sz w:val="24"/>
                <w:szCs w:val="24"/>
              </w:rPr>
            </w:pPr>
          </w:p>
          <w:p w14:paraId="38B6579B" w14:textId="48757062" w:rsidR="00270EF1" w:rsidRPr="009D39AB" w:rsidRDefault="00270EF1" w:rsidP="009D39AB">
            <w:pPr>
              <w:pStyle w:val="ListParagraph"/>
              <w:widowControl/>
              <w:numPr>
                <w:ilvl w:val="0"/>
                <w:numId w:val="50"/>
              </w:numPr>
              <w:spacing w:before="60" w:after="60" w:line="276" w:lineRule="auto"/>
              <w:ind w:leftChars="0" w:firstLineChars="0"/>
              <w:rPr>
                <w:ins w:id="26" w:author="Meenakshi Malhotra" w:date="2026-10-16T15:26:00Z" w16du:dateUtc="2026-10-16T09:56:00Z"/>
                <w:rFonts w:ascii="Arial" w:hAnsi="Arial" w:cs="Arial"/>
                <w:sz w:val="24"/>
                <w:szCs w:val="24"/>
                <w:rPrChange w:id="27" w:author="Meenakshi Malhotra" w:date="2026-10-16T15:26:00Z" w16du:dateUtc="2026-10-16T09:56:00Z">
                  <w:rPr>
                    <w:ins w:id="28" w:author="Meenakshi Malhotra" w:date="2026-10-16T15:26:00Z" w16du:dateUtc="2026-10-16T09:56:00Z"/>
                  </w:rPr>
                </w:rPrChange>
              </w:rPr>
              <w:pPrChange w:id="29" w:author="Meenakshi Malhotra" w:date="2026-10-16T15:26:00Z" w16du:dateUtc="2026-10-16T09:56:00Z">
                <w:pPr>
                  <w:widowControl/>
                  <w:spacing w:before="60" w:after="60" w:line="276" w:lineRule="auto"/>
                </w:pPr>
              </w:pPrChange>
            </w:pPr>
            <w:del w:id="30" w:author="Meenakshi Malhotra" w:date="2026-10-16T15:26:00Z" w16du:dateUtc="2026-10-16T09:56:00Z">
              <w:r w:rsidRPr="009D39AB" w:rsidDel="009D39AB">
                <w:rPr>
                  <w:rFonts w:ascii="Arial" w:hAnsi="Arial" w:cs="Arial"/>
                  <w:sz w:val="24"/>
                  <w:szCs w:val="24"/>
                  <w:rPrChange w:id="31" w:author="Meenakshi Malhotra" w:date="2026-10-16T15:26:00Z" w16du:dateUtc="2026-10-16T09:56:00Z">
                    <w:rPr/>
                  </w:rPrChange>
                </w:rPr>
                <w:delText xml:space="preserve">2. </w:delText>
              </w:r>
            </w:del>
            <w:ins w:id="32" w:author="Meenakshi Malhotra" w:date="2026-10-16T15:24:00Z" w16du:dateUtc="2026-10-16T09:54:00Z">
              <w:r w:rsidR="00C3223E" w:rsidRPr="009D39AB">
                <w:rPr>
                  <w:rFonts w:ascii="Arial" w:hAnsi="Arial" w:cs="Arial"/>
                  <w:sz w:val="24"/>
                  <w:szCs w:val="24"/>
                  <w:rPrChange w:id="33" w:author="Meenakshi Malhotra" w:date="2026-10-16T15:26:00Z" w16du:dateUtc="2026-10-16T09:56:00Z">
                    <w:rPr/>
                  </w:rPrChange>
                </w:rPr>
                <w:t>TO IMPLEMENT ON-DEVICE STATISTICAL CALIBRATION USING THE MEAN AND STANDARD DEVIATION OF RECONSTRUCTION ERRORS, WITH A DYNAMIC ANOMALY THRESHOLD OF Τ = Μ_ERROR + 3Σ_ERROR, ENABLING MACHINE-SPECIFIC ADAPTATION WITHOUT RETRAINING THE MODEL.</w:t>
              </w:r>
            </w:ins>
            <w:r w:rsidRPr="009D39AB">
              <w:rPr>
                <w:rFonts w:ascii="Arial" w:hAnsi="Arial" w:cs="Arial"/>
                <w:sz w:val="24"/>
                <w:szCs w:val="24"/>
                <w:rPrChange w:id="34" w:author="Meenakshi Malhotra" w:date="2026-10-16T15:26:00Z" w16du:dateUtc="2026-10-16T09:56:00Z">
                  <w:rPr/>
                </w:rPrChange>
              </w:rPr>
              <w:t>TO IMPLEMENT MULTIMODAL SIGNAL PROCESSING THAT COMBINES ACOUSTIC FEATURES EXTRACTED USING A 1024-POINT FFT AND 64-BAND LOG-MEL FILTERBANK WITH THREE-AXIS VIBRATION RMS FEATURES, FORMING A 67-DIMENSIONAL FEATURE VECTOR.</w:t>
            </w:r>
          </w:p>
          <w:p w14:paraId="5050D7D9" w14:textId="7B6DD984" w:rsidR="009D39AB" w:rsidRPr="009D39AB" w:rsidRDefault="009D39AB" w:rsidP="009D39AB">
            <w:pPr>
              <w:pStyle w:val="ListParagraph"/>
              <w:widowControl/>
              <w:numPr>
                <w:ilvl w:val="0"/>
                <w:numId w:val="50"/>
              </w:numPr>
              <w:spacing w:before="60" w:after="60" w:line="276" w:lineRule="auto"/>
              <w:ind w:leftChars="0" w:firstLineChars="0"/>
              <w:rPr>
                <w:rFonts w:ascii="Arial" w:hAnsi="Arial" w:cs="Arial"/>
                <w:sz w:val="24"/>
                <w:szCs w:val="24"/>
                <w:rPrChange w:id="35" w:author="Meenakshi Malhotra" w:date="2026-10-16T15:26:00Z" w16du:dateUtc="2026-10-16T09:56:00Z">
                  <w:rPr/>
                </w:rPrChange>
              </w:rPr>
              <w:pPrChange w:id="36" w:author="Meenakshi Malhotra" w:date="2026-10-16T15:26:00Z" w16du:dateUtc="2026-10-16T09:56:00Z">
                <w:pPr>
                  <w:widowControl/>
                  <w:spacing w:before="60" w:after="60" w:line="276" w:lineRule="auto"/>
                  <w:jc w:val="left"/>
                </w:pPr>
              </w:pPrChange>
            </w:pPr>
            <w:ins w:id="37" w:author="Meenakshi Malhotra" w:date="2026-10-16T15:26:00Z" w16du:dateUtc="2026-10-16T09:56:00Z">
              <w:r w:rsidRPr="009D39AB">
                <w:rPr>
                  <w:rFonts w:ascii="Arial" w:hAnsi="Arial" w:cs="Arial"/>
                  <w:sz w:val="24"/>
                  <w:szCs w:val="24"/>
                </w:rPr>
                <w:sym w:font="Wingdings" w:char="F0E8"/>
              </w:r>
              <w:r>
                <w:rPr>
                  <w:rFonts w:ascii="Arial" w:hAnsi="Arial" w:cs="Arial"/>
                  <w:sz w:val="24"/>
                  <w:szCs w:val="24"/>
                </w:rPr>
                <w:t xml:space="preserve"> Env related</w:t>
              </w:r>
            </w:ins>
          </w:p>
          <w:p w14:paraId="464BB3DE" w14:textId="77777777" w:rsidR="00270EF1" w:rsidRPr="00462205" w:rsidRDefault="00270EF1" w:rsidP="00270EF1">
            <w:pPr>
              <w:widowControl/>
              <w:spacing w:before="60" w:after="60" w:line="276" w:lineRule="auto"/>
              <w:jc w:val="left"/>
              <w:rPr>
                <w:rFonts w:ascii="Arial" w:hAnsi="Arial" w:cs="Arial"/>
                <w:sz w:val="24"/>
                <w:szCs w:val="24"/>
              </w:rPr>
            </w:pPr>
          </w:p>
          <w:p w14:paraId="61402E54" w14:textId="1D077BA0" w:rsidR="00270EF1" w:rsidRPr="00462205" w:rsidRDefault="00270EF1" w:rsidP="00C3223E">
            <w:pPr>
              <w:widowControl/>
              <w:spacing w:before="60" w:after="60" w:line="276" w:lineRule="auto"/>
              <w:rPr>
                <w:rFonts w:ascii="Arial" w:hAnsi="Arial" w:cs="Arial"/>
                <w:sz w:val="24"/>
                <w:szCs w:val="24"/>
              </w:rPr>
              <w:pPrChange w:id="38" w:author="Meenakshi Malhotra" w:date="2026-10-16T15:24:00Z" w16du:dateUtc="2026-10-16T09:54:00Z">
                <w:pPr>
                  <w:widowControl/>
                  <w:spacing w:before="60" w:after="60" w:line="276" w:lineRule="auto"/>
                  <w:jc w:val="left"/>
                </w:pPr>
              </w:pPrChange>
            </w:pPr>
            <w:r w:rsidRPr="00462205">
              <w:rPr>
                <w:rFonts w:ascii="Arial" w:hAnsi="Arial" w:cs="Arial"/>
                <w:sz w:val="24"/>
                <w:szCs w:val="24"/>
              </w:rPr>
              <w:t xml:space="preserve">3. </w:t>
            </w:r>
            <w:ins w:id="39" w:author="Meenakshi Malhotra" w:date="2026-10-16T15:24:00Z" w16du:dateUtc="2026-10-16T09:54:00Z">
              <w:r w:rsidR="00C3223E" w:rsidRPr="00462205">
                <w:rPr>
                  <w:rFonts w:ascii="Arial" w:hAnsi="Arial" w:cs="Arial"/>
                  <w:sz w:val="24"/>
                  <w:szCs w:val="24"/>
                </w:rPr>
                <w:t>TO DESIGN AND DEVELOP A LOW-COST INDUSTRIAL MACHINE ANOMALY DETECTION PROTOTYPE USING AN ESP32-S3 MICROCONTROLLER, INMP441 MICROPHONE AND MPU6050 VIBRATION SENSOR, TARGETING A HARDWARE COST OF APPROXIMATELY ₹1,500 PER DEVICE.</w:t>
              </w:r>
              <w:r w:rsidR="00C3223E">
                <w:rPr>
                  <w:rFonts w:ascii="Arial" w:hAnsi="Arial" w:cs="Arial"/>
                  <w:sz w:val="24"/>
                  <w:szCs w:val="24"/>
                </w:rPr>
                <w:t xml:space="preserve"> </w:t>
              </w:r>
            </w:ins>
            <w:r w:rsidRPr="00462205">
              <w:rPr>
                <w:rFonts w:ascii="Arial" w:hAnsi="Arial" w:cs="Arial"/>
                <w:sz w:val="24"/>
                <w:szCs w:val="24"/>
              </w:rPr>
              <w:t>TO TRAIN AN UNSUPERVISED DENSE AUTOENCODER USING HEALTHY MACHINE DATA AND DEPLOY THE QUANTIZED MODEL ON THE ESP32-S3 USING TENSORFLOW LITE FOR MICROCONTROLLERS.</w:t>
            </w:r>
          </w:p>
          <w:p w14:paraId="763E2ED2" w14:textId="77777777" w:rsidR="00270EF1" w:rsidRPr="00462205" w:rsidRDefault="00270EF1" w:rsidP="00270EF1">
            <w:pPr>
              <w:widowControl/>
              <w:spacing w:before="60" w:after="60" w:line="276" w:lineRule="auto"/>
              <w:jc w:val="left"/>
              <w:rPr>
                <w:rFonts w:ascii="Arial" w:hAnsi="Arial" w:cs="Arial"/>
                <w:sz w:val="24"/>
                <w:szCs w:val="24"/>
              </w:rPr>
            </w:pPr>
          </w:p>
          <w:p w14:paraId="4A97141E" w14:textId="5782FF42" w:rsidR="00270EF1" w:rsidRPr="00462205" w:rsidRDefault="00270EF1" w:rsidP="00270EF1">
            <w:pPr>
              <w:widowControl/>
              <w:spacing w:before="60" w:after="60" w:line="276" w:lineRule="auto"/>
              <w:jc w:val="left"/>
              <w:rPr>
                <w:rFonts w:ascii="Arial" w:hAnsi="Arial" w:cs="Arial"/>
                <w:sz w:val="24"/>
                <w:szCs w:val="24"/>
              </w:rPr>
            </w:pPr>
            <w:r w:rsidRPr="00462205">
              <w:rPr>
                <w:rFonts w:ascii="Arial" w:hAnsi="Arial" w:cs="Arial"/>
                <w:sz w:val="24"/>
                <w:szCs w:val="24"/>
              </w:rPr>
              <w:t xml:space="preserve">4. </w:t>
            </w:r>
            <w:del w:id="40" w:author="Meenakshi Malhotra" w:date="2026-10-16T15:24:00Z" w16du:dateUtc="2026-10-16T09:54:00Z">
              <w:r w:rsidRPr="00462205" w:rsidDel="00C3223E">
                <w:rPr>
                  <w:rFonts w:ascii="Arial" w:hAnsi="Arial" w:cs="Arial"/>
                  <w:sz w:val="24"/>
                  <w:szCs w:val="24"/>
                </w:rPr>
                <w:delText>TO IMPLEMENT ON-DEVICE STATISTICAL CALIBRATION USING THE MEAN AND STANDARD DEVIATION OF RECONSTRUCTION ERRORS, WITH A DYNAMIC ANOMALY THRESHOLD OF Τ = Μ_ERROR + 3Σ_ERROR, ENABLING MACHINE-SPECIFIC ADAPTATION WITHOUT RETRAINING THE MODEL.</w:delText>
              </w:r>
            </w:del>
          </w:p>
          <w:p w14:paraId="20EB970C" w14:textId="77777777" w:rsidR="00270EF1" w:rsidRPr="00462205" w:rsidRDefault="00270EF1" w:rsidP="00270EF1">
            <w:pPr>
              <w:widowControl/>
              <w:spacing w:before="60" w:after="60" w:line="276" w:lineRule="auto"/>
              <w:jc w:val="left"/>
              <w:rPr>
                <w:rFonts w:ascii="Arial" w:hAnsi="Arial" w:cs="Arial"/>
                <w:sz w:val="24"/>
                <w:szCs w:val="24"/>
              </w:rPr>
            </w:pPr>
          </w:p>
          <w:p w14:paraId="090E5A2A" w14:textId="77777777" w:rsidR="00270EF1" w:rsidRPr="00462205" w:rsidRDefault="00270EF1" w:rsidP="009D39AB">
            <w:pPr>
              <w:widowControl/>
              <w:spacing w:before="60" w:after="60" w:line="276" w:lineRule="auto"/>
              <w:rPr>
                <w:rFonts w:ascii="Arial" w:hAnsi="Arial" w:cs="Arial"/>
                <w:sz w:val="24"/>
                <w:szCs w:val="24"/>
              </w:rPr>
              <w:pPrChange w:id="41" w:author="Meenakshi Malhotra" w:date="2026-10-16T15:25:00Z" w16du:dateUtc="2026-10-16T09:55:00Z">
                <w:pPr>
                  <w:widowControl/>
                  <w:spacing w:before="60" w:after="60" w:line="276" w:lineRule="auto"/>
                  <w:jc w:val="left"/>
                </w:pPr>
              </w:pPrChange>
            </w:pPr>
            <w:r w:rsidRPr="00462205">
              <w:rPr>
                <w:rFonts w:ascii="Arial" w:hAnsi="Arial" w:cs="Arial"/>
                <w:sz w:val="24"/>
                <w:szCs w:val="24"/>
              </w:rPr>
              <w:t>5. TO EVALUATE THE SYSTEM USING THE MIMII INDUSTRIAL SOUND DATASET AND CWRU BEARING DATASET, TARGETING ROC-AUC GREATER THAN 0.90 AND ASSESSING PRECISION, RECALL, F1-SCORE AND CONFUSION MATRIX.</w:t>
            </w:r>
          </w:p>
          <w:p w14:paraId="06A5B695" w14:textId="77777777" w:rsidR="00270EF1" w:rsidRPr="00462205" w:rsidRDefault="00270EF1" w:rsidP="009D39AB">
            <w:pPr>
              <w:widowControl/>
              <w:spacing w:before="60" w:after="60" w:line="276" w:lineRule="auto"/>
              <w:rPr>
                <w:rFonts w:ascii="Arial" w:hAnsi="Arial" w:cs="Arial"/>
                <w:sz w:val="24"/>
                <w:szCs w:val="24"/>
              </w:rPr>
              <w:pPrChange w:id="42" w:author="Meenakshi Malhotra" w:date="2026-10-16T15:25:00Z" w16du:dateUtc="2026-10-16T09:55:00Z">
                <w:pPr>
                  <w:widowControl/>
                  <w:spacing w:before="60" w:after="60" w:line="276" w:lineRule="auto"/>
                  <w:jc w:val="left"/>
                </w:pPr>
              </w:pPrChange>
            </w:pPr>
          </w:p>
          <w:p w14:paraId="1E5A23E2" w14:textId="77777777" w:rsidR="006038CC" w:rsidRDefault="00270EF1" w:rsidP="009D39AB">
            <w:pPr>
              <w:widowControl/>
              <w:spacing w:before="60" w:after="60" w:line="276" w:lineRule="auto"/>
              <w:pPrChange w:id="43" w:author="Meenakshi Malhotra" w:date="2026-10-16T15:25:00Z" w16du:dateUtc="2026-10-16T09:55:00Z">
                <w:pPr>
                  <w:widowControl/>
                  <w:spacing w:before="60" w:after="60" w:line="276" w:lineRule="auto"/>
                  <w:jc w:val="left"/>
                </w:pPr>
              </w:pPrChange>
            </w:pPr>
            <w:r w:rsidRPr="00462205">
              <w:rPr>
                <w:rFonts w:ascii="Arial" w:hAnsi="Arial" w:cs="Arial"/>
                <w:sz w:val="24"/>
                <w:szCs w:val="24"/>
              </w:rPr>
              <w:t>6. TO INTEGRATE THE SENSORS, MICROCONTROLLER AND LED INDICATORS INTO A STANDALONE PROTOTYPE AND VALIDATE ITS ANOMALY-DETECTION PERFORMANCE, INFERENCE OPERATION AND RESOURCE REQUIREMENTS ON A PHYSICAL MOTOR TEST RIG UNDER DIFFERENT OPERATING AND NOISE CONDITIONS.</w:t>
            </w:r>
          </w:p>
        </w:tc>
      </w:tr>
      <w:tr w:rsidR="006038CC" w14:paraId="754296C6" w14:textId="77777777" w:rsidTr="002E521A">
        <w:trPr>
          <w:trHeight w:val="240"/>
        </w:trPr>
        <w:tc>
          <w:tcPr>
            <w:tcW w:w="403" w:type="dxa"/>
          </w:tcPr>
          <w:p w14:paraId="65B0FF16"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5236DAF7"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Innovation / Novelty:</w:t>
            </w:r>
          </w:p>
          <w:p w14:paraId="1D7B1CC2" w14:textId="77777777" w:rsidR="00270EF1" w:rsidRPr="00270EF1" w:rsidRDefault="00270EF1" w:rsidP="00270EF1">
            <w:pPr>
              <w:spacing w:before="60" w:after="60"/>
              <w:rPr>
                <w:rFonts w:ascii="Arial" w:eastAsia="Arial" w:hAnsi="Arial" w:cs="Arial"/>
                <w:bCs/>
                <w:sz w:val="24"/>
                <w:szCs w:val="24"/>
              </w:rPr>
            </w:pPr>
            <w:r w:rsidRPr="00270EF1">
              <w:rPr>
                <w:rFonts w:ascii="Arial" w:eastAsia="Arial" w:hAnsi="Arial" w:cs="Arial"/>
                <w:bCs/>
                <w:sz w:val="24"/>
                <w:szCs w:val="24"/>
              </w:rPr>
              <w:t xml:space="preserve">THE PROPOSED SYSTEM COMBINES ACOUSTIC AND VIBRATION SENSING WITH LIGHTWEIGHT EDGE AI TO DETECT INDUSTRIAL MACHINE ANOMALIES </w:t>
            </w:r>
            <w:r w:rsidRPr="00270EF1">
              <w:rPr>
                <w:rFonts w:ascii="Arial" w:eastAsia="Arial" w:hAnsi="Arial" w:cs="Arial"/>
                <w:bCs/>
                <w:sz w:val="24"/>
                <w:szCs w:val="24"/>
              </w:rPr>
              <w:lastRenderedPageBreak/>
              <w:t>ON A LOW-COST ESP32-S3 MICROCONTROLLER. UNLIKE AUDIO-ONLY OR VIBRATION-ONLY APPROACHES, IT USES COMPLEMENTARY SENSING CHANNELS TO IMPROVE THE RELIABILITY OF ANOMALY DETECTION IN NOISY INDUSTRIAL ENVIRONMENTS.</w:t>
            </w:r>
          </w:p>
          <w:p w14:paraId="170B0EF4" w14:textId="77777777" w:rsidR="00270EF1" w:rsidRPr="00270EF1" w:rsidRDefault="00270EF1" w:rsidP="00270EF1">
            <w:pPr>
              <w:spacing w:before="60" w:after="60"/>
              <w:rPr>
                <w:rFonts w:ascii="Arial" w:eastAsia="Arial" w:hAnsi="Arial" w:cs="Arial"/>
                <w:bCs/>
                <w:sz w:val="24"/>
                <w:szCs w:val="24"/>
              </w:rPr>
            </w:pPr>
          </w:p>
          <w:p w14:paraId="1E495D44" w14:textId="77777777" w:rsidR="00270EF1" w:rsidRPr="00270EF1" w:rsidRDefault="00270EF1" w:rsidP="00270EF1">
            <w:pPr>
              <w:spacing w:before="60" w:after="60"/>
              <w:rPr>
                <w:rFonts w:ascii="Arial" w:eastAsia="Arial" w:hAnsi="Arial" w:cs="Arial"/>
                <w:bCs/>
                <w:sz w:val="24"/>
                <w:szCs w:val="24"/>
              </w:rPr>
            </w:pPr>
            <w:r w:rsidRPr="00270EF1">
              <w:rPr>
                <w:rFonts w:ascii="Arial" w:eastAsia="Arial" w:hAnsi="Arial" w:cs="Arial"/>
                <w:bCs/>
                <w:sz w:val="24"/>
                <w:szCs w:val="24"/>
              </w:rPr>
              <w:t>THE KEY INNOVATION IS AN ON-DEVICE STATISTICAL CALIBRATION MECHANISM THAT ESTABLISHES A MACHINE-SPECIFIC HEALTHY BASELINE AND DYNAMICALLY SETS THE ANOMALY THRESHOLD USING RECONSTRUCTION-ERROR STATISTICS. THIS AIMS TO REDUCE DEPENDENCE ON MACHINE-SPECIFIC MODEL RETRAINING WHEN DEPLOYING THE SYSTEM ON DIFFERENT MACHINES.</w:t>
            </w:r>
          </w:p>
          <w:p w14:paraId="7F8BBD23" w14:textId="77777777" w:rsidR="00270EF1" w:rsidRPr="00270EF1" w:rsidRDefault="00270EF1" w:rsidP="00270EF1">
            <w:pPr>
              <w:spacing w:before="60" w:after="60"/>
              <w:rPr>
                <w:rFonts w:ascii="Arial" w:eastAsia="Arial" w:hAnsi="Arial" w:cs="Arial"/>
                <w:bCs/>
                <w:sz w:val="24"/>
                <w:szCs w:val="24"/>
              </w:rPr>
            </w:pPr>
          </w:p>
          <w:p w14:paraId="2EE3D3D6" w14:textId="77777777" w:rsidR="006038CC" w:rsidRDefault="00270EF1" w:rsidP="002E521A">
            <w:pPr>
              <w:spacing w:before="60" w:after="60"/>
              <w:ind w:right="54"/>
              <w:rPr>
                <w:rFonts w:ascii="Arial" w:eastAsia="Arial" w:hAnsi="Arial" w:cs="Arial"/>
                <w:sz w:val="24"/>
                <w:szCs w:val="24"/>
              </w:rPr>
            </w:pPr>
            <w:r w:rsidRPr="00270EF1">
              <w:rPr>
                <w:rFonts w:ascii="Arial" w:eastAsia="Arial" w:hAnsi="Arial" w:cs="Arial"/>
                <w:bCs/>
                <w:sz w:val="24"/>
                <w:szCs w:val="24"/>
              </w:rPr>
              <w:t>THE PROJECT ALSO TARGETS FULLY OFFLINE INFERENCE WITHOUT CONTINUOUS CLOUD CONNECTIVITY, USING A QUANTIZED DENSE AUTOENCODER AND EMBEDDED SIGNAL PROCESSING. ITS DISTINGUISHING FEATURE IS THE PLANNED INTEGRATION OF MULTIMODAL SENSING, SELF-CALIBRATION AND PHYSICAL HARDWARE VALIDATION WITHIN AN AFFORDABLE EMBEDDED PLATFORM. THE NOVELTY WILL BE EVALUATED AGAINST THE EXISTING APPROACHES REVIEWED IN THE PHASE-I PRESENTATION, PARTICULARLY THEIR LIMITATIONS IN SENSOR FUSION, CROSS-MACHINE ADAPTATION AND LOW-COST MICROCONTROLLER DEPLOYMENT.</w:t>
            </w:r>
          </w:p>
        </w:tc>
      </w:tr>
      <w:tr w:rsidR="006038CC" w14:paraId="2F1DCA62" w14:textId="77777777" w:rsidTr="002E521A">
        <w:trPr>
          <w:trHeight w:val="240"/>
        </w:trPr>
        <w:tc>
          <w:tcPr>
            <w:tcW w:w="403" w:type="dxa"/>
          </w:tcPr>
          <w:p w14:paraId="169F2890"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72E3CEE3"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Proposed Methodology:</w:t>
            </w:r>
          </w:p>
          <w:p w14:paraId="2884CB9C"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1. OVERALL METHODOLOGY</w:t>
            </w:r>
          </w:p>
          <w:p w14:paraId="0983DDF1" w14:textId="77777777" w:rsidR="00270EF1" w:rsidRPr="00270EF1" w:rsidRDefault="00270EF1" w:rsidP="00270EF1">
            <w:pPr>
              <w:spacing w:before="60" w:after="60"/>
              <w:rPr>
                <w:rFonts w:ascii="Arial" w:hAnsi="Arial" w:cs="Arial"/>
                <w:sz w:val="24"/>
                <w:szCs w:val="24"/>
              </w:rPr>
            </w:pPr>
          </w:p>
          <w:p w14:paraId="22E617DB"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THE PROJECT WILL FOLLOW FIVE PHASES: MODEL DEVELOPMENT, MODEL COMPRESSION AND DEPLOYMENT, FIRMWARE AND DIGITAL SIGNAL PROCESSING INTEGRATION, ON-DEVICE CALIBRATION, AND PHYSICAL HARDWARE VALIDATION.</w:t>
            </w:r>
          </w:p>
          <w:p w14:paraId="702DF3F6" w14:textId="77777777" w:rsidR="00270EF1" w:rsidRPr="00270EF1" w:rsidRDefault="00270EF1" w:rsidP="00270EF1">
            <w:pPr>
              <w:spacing w:before="60" w:after="60"/>
              <w:rPr>
                <w:rFonts w:ascii="Arial" w:hAnsi="Arial" w:cs="Arial"/>
                <w:sz w:val="24"/>
                <w:szCs w:val="24"/>
              </w:rPr>
            </w:pPr>
          </w:p>
          <w:p w14:paraId="2DF5288B"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2. SYSTEM ARCHITECTURE AND WORKFLOW</w:t>
            </w:r>
          </w:p>
          <w:p w14:paraId="31211FDC" w14:textId="77777777" w:rsidR="00270EF1" w:rsidRPr="00270EF1" w:rsidRDefault="00270EF1" w:rsidP="00270EF1">
            <w:pPr>
              <w:spacing w:before="60" w:after="60"/>
              <w:rPr>
                <w:rFonts w:ascii="Arial" w:hAnsi="Arial" w:cs="Arial"/>
                <w:sz w:val="24"/>
                <w:szCs w:val="24"/>
              </w:rPr>
            </w:pPr>
          </w:p>
          <w:p w14:paraId="5ECFF9B6" w14:textId="77777777" w:rsidR="00270EF1" w:rsidRDefault="00270EF1" w:rsidP="00270EF1">
            <w:pPr>
              <w:spacing w:before="60" w:after="60"/>
              <w:rPr>
                <w:rFonts w:ascii="Arial" w:hAnsi="Arial" w:cs="Arial"/>
                <w:sz w:val="24"/>
                <w:szCs w:val="24"/>
              </w:rPr>
            </w:pPr>
            <w:r w:rsidRPr="00270EF1">
              <w:rPr>
                <w:rFonts w:ascii="Arial" w:hAnsi="Arial" w:cs="Arial"/>
                <w:sz w:val="24"/>
                <w:szCs w:val="24"/>
              </w:rPr>
              <w:t>INMP441 MICROPHONE + MPU6050 ACCELEROMETER/GYROSCOPE → ESP32-S3 DATA ACQUISITION → AUDIO FEATURE EXTRACTION USING 1024-POINT FFT AND 64-BAND LOG-MEL FILTERBANK + THREE-AXIS VIBRATION RMS → 67-DIMENSIONAL FEATURE VECTOR → QUANTIZED DENSE AUTOENCODER → RECONSTRUCTION ERROR CALCULATION → DYNAMIC THRESHOLD COMPARISON → LED STATUS (NORMAL/ANOMALY).</w:t>
            </w:r>
          </w:p>
          <w:p w14:paraId="6BAB9D32" w14:textId="77777777" w:rsidR="00270EF1" w:rsidRDefault="00270EF1" w:rsidP="00270EF1">
            <w:pPr>
              <w:spacing w:before="60" w:after="60"/>
              <w:rPr>
                <w:rFonts w:ascii="Arial" w:hAnsi="Arial" w:cs="Arial"/>
                <w:sz w:val="24"/>
                <w:szCs w:val="24"/>
              </w:rPr>
            </w:pPr>
          </w:p>
          <w:p w14:paraId="31BA7E73" w14:textId="5F0947B0" w:rsidR="00270EF1" w:rsidRPr="00270EF1" w:rsidRDefault="009D39AB" w:rsidP="00270EF1">
            <w:pPr>
              <w:spacing w:before="60" w:after="60"/>
              <w:jc w:val="center"/>
              <w:rPr>
                <w:rFonts w:ascii="Arial" w:hAnsi="Arial" w:cs="Arial"/>
                <w:sz w:val="24"/>
                <w:szCs w:val="24"/>
              </w:rPr>
            </w:pPr>
            <w:r w:rsidRPr="009D39AB">
              <w:rPr>
                <w:rFonts w:ascii="Arial" w:hAnsi="Arial" w:cs="Arial"/>
                <w:sz w:val="24"/>
                <w:szCs w:val="24"/>
              </w:rPr>
              <w:lastRenderedPageBreak/>
              <w:drawing>
                <wp:inline distT="0" distB="0" distL="0" distR="0" wp14:anchorId="021021B4" wp14:editId="3FE9A60C">
                  <wp:extent cx="5739130" cy="2588895"/>
                  <wp:effectExtent l="0" t="0" r="0" b="1905"/>
                  <wp:docPr id="145788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86659" name=""/>
                          <pic:cNvPicPr/>
                        </pic:nvPicPr>
                        <pic:blipFill>
                          <a:blip r:embed="rId20"/>
                          <a:stretch>
                            <a:fillRect/>
                          </a:stretch>
                        </pic:blipFill>
                        <pic:spPr>
                          <a:xfrm>
                            <a:off x="0" y="0"/>
                            <a:ext cx="5739130" cy="2588895"/>
                          </a:xfrm>
                          <a:prstGeom prst="rect">
                            <a:avLst/>
                          </a:prstGeom>
                        </pic:spPr>
                      </pic:pic>
                    </a:graphicData>
                  </a:graphic>
                </wp:inline>
              </w:drawing>
            </w:r>
          </w:p>
          <w:p w14:paraId="5A91E235" w14:textId="77777777" w:rsidR="00270EF1" w:rsidRPr="00270EF1" w:rsidRDefault="00270EF1" w:rsidP="00270EF1">
            <w:pPr>
              <w:spacing w:before="60" w:after="60"/>
              <w:rPr>
                <w:rFonts w:ascii="Arial" w:hAnsi="Arial" w:cs="Arial"/>
                <w:sz w:val="24"/>
                <w:szCs w:val="24"/>
              </w:rPr>
            </w:pPr>
          </w:p>
          <w:p w14:paraId="29A002B1" w14:textId="77777777" w:rsidR="00270EF1" w:rsidRDefault="00270EF1" w:rsidP="00270EF1">
            <w:pPr>
              <w:spacing w:before="60" w:after="60"/>
              <w:rPr>
                <w:rFonts w:ascii="Arial" w:hAnsi="Arial" w:cs="Arial"/>
                <w:sz w:val="24"/>
                <w:szCs w:val="24"/>
              </w:rPr>
            </w:pPr>
          </w:p>
          <w:p w14:paraId="7A94084E"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3. MODEL DEVELOPMENT</w:t>
            </w:r>
          </w:p>
          <w:p w14:paraId="1C0F8788" w14:textId="77777777" w:rsidR="00270EF1" w:rsidRPr="00270EF1" w:rsidRDefault="00270EF1" w:rsidP="00270EF1">
            <w:pPr>
              <w:spacing w:before="60" w:after="60"/>
              <w:rPr>
                <w:rFonts w:ascii="Arial" w:hAnsi="Arial" w:cs="Arial"/>
                <w:sz w:val="24"/>
                <w:szCs w:val="24"/>
              </w:rPr>
            </w:pPr>
          </w:p>
          <w:p w14:paraId="1ACF352A" w14:textId="43A66D78"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THE MIMII INDUSTRIAL SOUND DATASET</w:t>
            </w:r>
            <w:ins w:id="44" w:author="Meenakshi Malhotra" w:date="2026-10-16T15:30:00Z" w16du:dateUtc="2026-10-16T10:00:00Z">
              <w:r w:rsidR="009D39AB">
                <w:rPr>
                  <w:rFonts w:ascii="Arial" w:hAnsi="Arial" w:cs="Arial"/>
                  <w:sz w:val="24"/>
                  <w:szCs w:val="24"/>
                </w:rPr>
                <w:t xml:space="preserve"> (what is the datatype of audio files)</w:t>
              </w:r>
            </w:ins>
            <w:r w:rsidRPr="00270EF1">
              <w:rPr>
                <w:rFonts w:ascii="Arial" w:hAnsi="Arial" w:cs="Arial"/>
                <w:sz w:val="24"/>
                <w:szCs w:val="24"/>
              </w:rPr>
              <w:t xml:space="preserve"> </w:t>
            </w:r>
            <w:del w:id="45" w:author="Meenakshi Malhotra" w:date="2026-10-16T15:29:00Z" w16du:dateUtc="2026-10-16T09:59:00Z">
              <w:r w:rsidRPr="00270EF1" w:rsidDel="009D39AB">
                <w:rPr>
                  <w:rFonts w:ascii="Arial" w:hAnsi="Arial" w:cs="Arial"/>
                  <w:sz w:val="24"/>
                  <w:szCs w:val="24"/>
                </w:rPr>
                <w:delText>WILL BE</w:delText>
              </w:r>
            </w:del>
            <w:ins w:id="46" w:author="Meenakshi Malhotra" w:date="2026-10-16T15:29:00Z" w16du:dateUtc="2026-10-16T09:59:00Z">
              <w:r w:rsidR="009D39AB">
                <w:rPr>
                  <w:rFonts w:ascii="Arial" w:hAnsi="Arial" w:cs="Arial"/>
                  <w:sz w:val="24"/>
                  <w:szCs w:val="24"/>
                </w:rPr>
                <w:t>is</w:t>
              </w:r>
            </w:ins>
            <w:r w:rsidRPr="00270EF1">
              <w:rPr>
                <w:rFonts w:ascii="Arial" w:hAnsi="Arial" w:cs="Arial"/>
                <w:sz w:val="24"/>
                <w:szCs w:val="24"/>
              </w:rPr>
              <w:t xml:space="preserve"> USED AS THE PRIMARY ACOUSTIC BENCHMARK. HEALTHY SAMPLES </w:t>
            </w:r>
            <w:del w:id="47" w:author="Meenakshi Malhotra" w:date="2026-10-16T15:29:00Z" w16du:dateUtc="2026-10-16T09:59:00Z">
              <w:r w:rsidRPr="00270EF1" w:rsidDel="009D39AB">
                <w:rPr>
                  <w:rFonts w:ascii="Arial" w:hAnsi="Arial" w:cs="Arial"/>
                  <w:sz w:val="24"/>
                  <w:szCs w:val="24"/>
                </w:rPr>
                <w:delText>WILL BE</w:delText>
              </w:r>
            </w:del>
            <w:ins w:id="48" w:author="Meenakshi Malhotra" w:date="2026-10-16T15:29:00Z" w16du:dateUtc="2026-10-16T09:59:00Z">
              <w:r w:rsidR="009D39AB">
                <w:rPr>
                  <w:rFonts w:ascii="Arial" w:hAnsi="Arial" w:cs="Arial"/>
                  <w:sz w:val="24"/>
                  <w:szCs w:val="24"/>
                </w:rPr>
                <w:t>are</w:t>
              </w:r>
            </w:ins>
            <w:r w:rsidRPr="00270EF1">
              <w:rPr>
                <w:rFonts w:ascii="Arial" w:hAnsi="Arial" w:cs="Arial"/>
                <w:sz w:val="24"/>
                <w:szCs w:val="24"/>
              </w:rPr>
              <w:t xml:space="preserve"> USED TO TRAIN AN UNSUPERVISED DENSE AUTOENCODER, WHILE HELD-OUT HEALTHY AND ANOMALOUS SAMPLES WILL BE USED FOR EVALUATION. THE MODEL ARCHITECTURE IS INPUT (67) → DENSE (32, RELU) → DENSE (16, RELU) → DENSE (16, RELU) → DENSE (32, RELU) → OUTPUT (67, LINEAR). MEAN SQUARED RECONSTRUCTION ERROR WILL SERVE AS THE ANOMALY SCORE. THE CWRU BEARING DATASET WILL SUPPORT VIBRATION-BASED BENCHMARKING.</w:t>
            </w:r>
          </w:p>
          <w:p w14:paraId="1A374E0C" w14:textId="77777777" w:rsidR="00270EF1" w:rsidRPr="00270EF1" w:rsidRDefault="00270EF1" w:rsidP="00270EF1">
            <w:pPr>
              <w:spacing w:before="60" w:after="60"/>
              <w:rPr>
                <w:rFonts w:ascii="Arial" w:hAnsi="Arial" w:cs="Arial"/>
                <w:sz w:val="24"/>
                <w:szCs w:val="24"/>
              </w:rPr>
            </w:pPr>
          </w:p>
          <w:p w14:paraId="56B9E844"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4. MODEL COMPRESSION AND EMBEDDED DEPLOYMENT</w:t>
            </w:r>
          </w:p>
          <w:p w14:paraId="3510649A" w14:textId="77777777" w:rsidR="00270EF1" w:rsidRPr="00270EF1" w:rsidRDefault="00270EF1" w:rsidP="00270EF1">
            <w:pPr>
              <w:spacing w:before="60" w:after="60"/>
              <w:rPr>
                <w:rFonts w:ascii="Arial" w:hAnsi="Arial" w:cs="Arial"/>
                <w:sz w:val="24"/>
                <w:szCs w:val="24"/>
              </w:rPr>
            </w:pPr>
          </w:p>
          <w:p w14:paraId="50F03100"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THE TRAINED MODEL WILL UNDERGO INT8 POST-TRAINING QUANTIZATION, WITH QUANTIZATION-AWARE TRAINING CONSIDERED IF REQUIRED. IT WILL THEN BE CONVERTED TO TENSORFLOW LITE FOR MICROCONTROLLERS FORMAT AND INTEGRATED INTO ESP32-S3 FIRMWARE USING THE TFLM C++ API. EMBEDDED INFERENCE WILL BE CHECKED AGAINST THE PYTHON REFERENCE MODEL.</w:t>
            </w:r>
          </w:p>
          <w:p w14:paraId="2994AAA9" w14:textId="77777777" w:rsidR="00270EF1" w:rsidRPr="00270EF1" w:rsidRDefault="00270EF1" w:rsidP="00270EF1">
            <w:pPr>
              <w:spacing w:before="60" w:after="60"/>
              <w:rPr>
                <w:rFonts w:ascii="Arial" w:hAnsi="Arial" w:cs="Arial"/>
                <w:sz w:val="24"/>
                <w:szCs w:val="24"/>
              </w:rPr>
            </w:pPr>
          </w:p>
          <w:p w14:paraId="4763F12E"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5. FIRMWARE AND SENSOR INTEGRATION</w:t>
            </w:r>
          </w:p>
          <w:p w14:paraId="60285F1B" w14:textId="77777777" w:rsidR="00270EF1" w:rsidRPr="00270EF1" w:rsidRDefault="00270EF1" w:rsidP="00270EF1">
            <w:pPr>
              <w:spacing w:before="60" w:after="60"/>
              <w:rPr>
                <w:rFonts w:ascii="Arial" w:hAnsi="Arial" w:cs="Arial"/>
                <w:sz w:val="24"/>
                <w:szCs w:val="24"/>
              </w:rPr>
            </w:pPr>
          </w:p>
          <w:p w14:paraId="07D57025"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THE FIRMWARE WILL IMPLEMENT I2S DMA-BASED AUDIO CAPTURE, FFT AND LOG-MEL FEATURE EXTRACTION USING THE ESP-DSP LIBRARY, AND VIBRATION-DATA ACQUISITION OVER I2C. THE EXTRACTED AUDIO AND VIBRATION FEATURES WILL BE FUSED INTO THE 67-DIMENSIONAL INPUT VECTOR FOR THE ON-DEVICE MODEL.</w:t>
            </w:r>
          </w:p>
          <w:p w14:paraId="223BED0C" w14:textId="77777777" w:rsidR="00270EF1" w:rsidRPr="00270EF1" w:rsidRDefault="00270EF1" w:rsidP="00270EF1">
            <w:pPr>
              <w:spacing w:before="60" w:after="60"/>
              <w:rPr>
                <w:rFonts w:ascii="Arial" w:hAnsi="Arial" w:cs="Arial"/>
                <w:sz w:val="24"/>
                <w:szCs w:val="24"/>
              </w:rPr>
            </w:pPr>
          </w:p>
          <w:p w14:paraId="7001A246"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6. SELF-CALIBRATION AND ANOMALY DETECTION</w:t>
            </w:r>
          </w:p>
          <w:p w14:paraId="09BB4B1F" w14:textId="77777777" w:rsidR="00270EF1" w:rsidRPr="00270EF1" w:rsidRDefault="00270EF1" w:rsidP="00270EF1">
            <w:pPr>
              <w:spacing w:before="60" w:after="60"/>
              <w:rPr>
                <w:rFonts w:ascii="Arial" w:hAnsi="Arial" w:cs="Arial"/>
                <w:sz w:val="24"/>
                <w:szCs w:val="24"/>
              </w:rPr>
            </w:pPr>
          </w:p>
          <w:p w14:paraId="713DA91E"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lastRenderedPageBreak/>
              <w:t>DURING SETUP, THE DEVICE WILL CAPTURE HEALTHY OPERATING DATA AND CALCULATE THE BASELINE STATISTICS. THE ANOMALY THRESHOLD WILL BE DETERMINED USING Τ = Μ_ERROR + 3Σ_ERROR, WHERE Μ_ERROR AND Σ_ERROR REPRESENT THE MEAN AND STANDARD DEVIATION OF BASELINE RECONSTRUCTION ERRORS. CALIBRATION PARAMETERS WILL BE STORED IN ESP32 NON-VOLATILE STORAGE (NVS). SAMPLES EXCEEDING THE THRESHOLD WILL TRIGGER AN ANOMALY INDICATION THROUGH THE LED.</w:t>
            </w:r>
          </w:p>
          <w:p w14:paraId="658DE154" w14:textId="77777777" w:rsidR="00270EF1" w:rsidRPr="00270EF1" w:rsidRDefault="00270EF1" w:rsidP="00270EF1">
            <w:pPr>
              <w:spacing w:before="60" w:after="60"/>
              <w:rPr>
                <w:rFonts w:ascii="Arial" w:hAnsi="Arial" w:cs="Arial"/>
                <w:sz w:val="24"/>
                <w:szCs w:val="24"/>
              </w:rPr>
            </w:pPr>
          </w:p>
          <w:p w14:paraId="0F0A300E"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7. EXPERIMENTAL PLAN AND VALIDATION</w:t>
            </w:r>
          </w:p>
          <w:p w14:paraId="14E24914" w14:textId="77777777" w:rsidR="00270EF1" w:rsidRPr="00270EF1" w:rsidRDefault="00270EF1" w:rsidP="00270EF1">
            <w:pPr>
              <w:spacing w:before="60" w:after="60"/>
              <w:rPr>
                <w:rFonts w:ascii="Arial" w:hAnsi="Arial" w:cs="Arial"/>
                <w:sz w:val="24"/>
                <w:szCs w:val="24"/>
              </w:rPr>
            </w:pPr>
          </w:p>
          <w:p w14:paraId="481A3C63"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THE SYSTEM WILL FIRST BE EVALUATED ON HELD-OUT DATASET SAMPLES USING ROC-AUC, PRECISION, RECALL, F1-SCORE AND A CONFUSION MATRIX. THE ASSEMBLED PROTOTYPE WILL THEN BE MOUNTED ON A PHYSICAL MOTOR TEST RIG AND EVALUATED UNDER DIFFERENT OPERATING CONDITIONS AND BACKGROUND NOISE. INFERENCE LATENCY, MEMORY USAGE AND POWER CONSUMPTION WILL ALSO BE PROFILED. THE TARGET IS ROC-AUC GREATER THAN 0.90; THIS IS A PLANNED TARGET, NOT A CONFIRMED RESULT.</w:t>
            </w:r>
          </w:p>
          <w:p w14:paraId="318B7DAE" w14:textId="77777777" w:rsidR="00270EF1" w:rsidRPr="00270EF1" w:rsidRDefault="00270EF1" w:rsidP="00270EF1">
            <w:pPr>
              <w:spacing w:before="60" w:after="60"/>
              <w:rPr>
                <w:rFonts w:ascii="Arial" w:hAnsi="Arial" w:cs="Arial"/>
                <w:sz w:val="24"/>
                <w:szCs w:val="24"/>
              </w:rPr>
            </w:pPr>
          </w:p>
          <w:p w14:paraId="4F613C46"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8. SOFTWARE AND HARDWARE</w:t>
            </w:r>
          </w:p>
          <w:p w14:paraId="60522EE2" w14:textId="77777777" w:rsidR="00270EF1" w:rsidRPr="00270EF1" w:rsidRDefault="00270EF1" w:rsidP="00270EF1">
            <w:pPr>
              <w:spacing w:before="60" w:after="60"/>
              <w:rPr>
                <w:rFonts w:ascii="Arial" w:hAnsi="Arial" w:cs="Arial"/>
                <w:sz w:val="24"/>
                <w:szCs w:val="24"/>
              </w:rPr>
            </w:pPr>
          </w:p>
          <w:p w14:paraId="4BDD6BB1"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HARDWARE: ESP32-S3-N8R8, INMP441 I2S MEMS MICROPHONE, MPU6050 SIX-AXIS ACCELEROMETER/GYROSCOPE, LED INDICATORS, AND AN INA219 CURRENT SENSOR OR USB POWER METER FOR POWER MEASUREMENT.</w:t>
            </w:r>
          </w:p>
          <w:p w14:paraId="08794C1B" w14:textId="77777777" w:rsidR="00270EF1" w:rsidRPr="00270EF1" w:rsidRDefault="00270EF1" w:rsidP="00270EF1">
            <w:pPr>
              <w:spacing w:before="60" w:after="60"/>
              <w:rPr>
                <w:rFonts w:ascii="Arial" w:hAnsi="Arial" w:cs="Arial"/>
                <w:sz w:val="24"/>
                <w:szCs w:val="24"/>
              </w:rPr>
            </w:pPr>
          </w:p>
          <w:p w14:paraId="30696361" w14:textId="77777777" w:rsidR="00270EF1" w:rsidRPr="00270EF1" w:rsidRDefault="00270EF1" w:rsidP="00270EF1">
            <w:pPr>
              <w:spacing w:before="60" w:after="60"/>
              <w:rPr>
                <w:rFonts w:ascii="Arial" w:hAnsi="Arial" w:cs="Arial"/>
                <w:sz w:val="24"/>
                <w:szCs w:val="24"/>
              </w:rPr>
            </w:pPr>
            <w:r w:rsidRPr="00270EF1">
              <w:rPr>
                <w:rFonts w:ascii="Arial" w:hAnsi="Arial" w:cs="Arial"/>
                <w:sz w:val="24"/>
                <w:szCs w:val="24"/>
              </w:rPr>
              <w:t>SOFTWARE: PYTHON 3.10+, PYTORCH/TENSORFLOW 2.X, KERAS, LIBROSA, SCIPY, NUMPY, SCIKIT-LEARN, TENSORFLOW LITE CONVERTER, TENSORFLOW LITE FOR MICROCONTROLLERS, ARDUINO IDE/ESP-IDF (C++), ESP-DSP AND ESP32 NVS/PREFERENCES STORAGE.</w:t>
            </w:r>
          </w:p>
          <w:p w14:paraId="56164339" w14:textId="77777777" w:rsidR="006038CC" w:rsidRDefault="006038CC" w:rsidP="002E521A">
            <w:pPr>
              <w:widowControl/>
              <w:spacing w:before="60" w:after="60" w:line="259" w:lineRule="auto"/>
              <w:jc w:val="left"/>
            </w:pPr>
          </w:p>
        </w:tc>
      </w:tr>
      <w:tr w:rsidR="006038CC" w14:paraId="49E330C9" w14:textId="77777777" w:rsidTr="002E521A">
        <w:trPr>
          <w:trHeight w:val="55"/>
        </w:trPr>
        <w:tc>
          <w:tcPr>
            <w:tcW w:w="403" w:type="dxa"/>
          </w:tcPr>
          <w:p w14:paraId="24E9E1ED"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3B8D1026" w14:textId="77777777" w:rsidR="006038CC" w:rsidRDefault="00404C5B">
            <w:pPr>
              <w:spacing w:before="60" w:after="60"/>
              <w:ind w:right="54"/>
              <w:rPr>
                <w:rFonts w:ascii="Arial" w:eastAsia="Arial" w:hAnsi="Arial" w:cs="Arial"/>
                <w:color w:val="0000FF"/>
              </w:rPr>
            </w:pPr>
            <w:r>
              <w:rPr>
                <w:rFonts w:ascii="Arial" w:eastAsia="Arial" w:hAnsi="Arial" w:cs="Arial"/>
                <w:b/>
                <w:bCs/>
                <w:color w:val="0000FF"/>
                <w:sz w:val="24"/>
                <w:szCs w:val="24"/>
              </w:rPr>
              <w:t xml:space="preserve">Expected Deliverables: </w:t>
            </w:r>
          </w:p>
          <w:p w14:paraId="2DB14D7C" w14:textId="77777777" w:rsidR="006450B5" w:rsidRPr="006450B5" w:rsidRDefault="006450B5" w:rsidP="006450B5">
            <w:pPr>
              <w:widowControl/>
              <w:spacing w:before="60" w:after="60"/>
              <w:jc w:val="left"/>
              <w:rPr>
                <w:rFonts w:ascii="Arial" w:hAnsi="Arial" w:cs="Arial"/>
                <w:sz w:val="24"/>
                <w:szCs w:val="24"/>
              </w:rPr>
            </w:pPr>
            <w:r>
              <w:rPr>
                <w:rFonts w:ascii="Arial" w:hAnsi="Arial" w:cs="Arial"/>
                <w:sz w:val="24"/>
                <w:szCs w:val="24"/>
              </w:rPr>
              <w:t>1. HARDWARE PROTOTYPE:</w:t>
            </w:r>
            <w:r w:rsidRPr="006450B5">
              <w:rPr>
                <w:rFonts w:ascii="Arial" w:hAnsi="Arial" w:cs="Arial"/>
                <w:sz w:val="24"/>
                <w:szCs w:val="24"/>
              </w:rPr>
              <w:t xml:space="preserve"> A LOW-COST INDUSTRIAL MACHINE ANOMALY DETECTION DEVICE BUILT USING THE ESP32-S3, INMP441 MICROPHONE, MPU6050 VIBRATION SENSOR AND LED INDICATORS, TARGETING A COST OF APPROXIMATELY ₹1,500 PER DEVICE.</w:t>
            </w:r>
          </w:p>
          <w:p w14:paraId="05F6530F" w14:textId="77777777" w:rsidR="006450B5" w:rsidRPr="006450B5" w:rsidRDefault="006450B5" w:rsidP="006450B5">
            <w:pPr>
              <w:widowControl/>
              <w:spacing w:before="60" w:after="60"/>
              <w:jc w:val="left"/>
              <w:rPr>
                <w:rFonts w:ascii="Arial" w:hAnsi="Arial" w:cs="Arial"/>
                <w:sz w:val="24"/>
                <w:szCs w:val="24"/>
              </w:rPr>
            </w:pPr>
          </w:p>
          <w:p w14:paraId="55DD2517" w14:textId="77777777" w:rsidR="006450B5" w:rsidRPr="006450B5" w:rsidRDefault="006450B5" w:rsidP="006450B5">
            <w:pPr>
              <w:widowControl/>
              <w:spacing w:before="60" w:after="60"/>
              <w:jc w:val="left"/>
              <w:rPr>
                <w:rFonts w:ascii="Arial" w:hAnsi="Arial" w:cs="Arial"/>
                <w:sz w:val="24"/>
                <w:szCs w:val="24"/>
              </w:rPr>
            </w:pPr>
            <w:r>
              <w:rPr>
                <w:rFonts w:ascii="Arial" w:hAnsi="Arial" w:cs="Arial"/>
                <w:sz w:val="24"/>
                <w:szCs w:val="24"/>
              </w:rPr>
              <w:t xml:space="preserve">2. EMBEDDED SOFTWARE/FIRMWARE: </w:t>
            </w:r>
            <w:r w:rsidRPr="006450B5">
              <w:rPr>
                <w:rFonts w:ascii="Arial" w:hAnsi="Arial" w:cs="Arial"/>
                <w:sz w:val="24"/>
                <w:szCs w:val="24"/>
              </w:rPr>
              <w:t>C++ FIRMWARE FOR SENSOR ACQUISITION, SIGNAL PROCESSING, MULTIMODAL FEATURE EXTRACTION, ON-DEVICE INFERENCE AND LED-BASED ANOMALY ALERTS.</w:t>
            </w:r>
          </w:p>
          <w:p w14:paraId="1FE4B781" w14:textId="77777777" w:rsidR="006450B5" w:rsidRPr="006450B5" w:rsidRDefault="006450B5" w:rsidP="006450B5">
            <w:pPr>
              <w:widowControl/>
              <w:spacing w:before="60" w:after="60"/>
              <w:jc w:val="left"/>
              <w:rPr>
                <w:rFonts w:ascii="Arial" w:hAnsi="Arial" w:cs="Arial"/>
                <w:sz w:val="24"/>
                <w:szCs w:val="24"/>
              </w:rPr>
            </w:pPr>
          </w:p>
          <w:p w14:paraId="246082AB" w14:textId="77777777" w:rsidR="006450B5" w:rsidRPr="006450B5" w:rsidRDefault="006450B5" w:rsidP="006450B5">
            <w:pPr>
              <w:widowControl/>
              <w:spacing w:before="60" w:after="60"/>
              <w:jc w:val="left"/>
              <w:rPr>
                <w:rFonts w:ascii="Arial" w:hAnsi="Arial" w:cs="Arial"/>
                <w:sz w:val="24"/>
                <w:szCs w:val="24"/>
              </w:rPr>
            </w:pPr>
            <w:r>
              <w:rPr>
                <w:rFonts w:ascii="Arial" w:hAnsi="Arial" w:cs="Arial"/>
                <w:sz w:val="24"/>
                <w:szCs w:val="24"/>
              </w:rPr>
              <w:t xml:space="preserve">3. </w:t>
            </w:r>
            <w:r w:rsidRPr="006450B5">
              <w:rPr>
                <w:rFonts w:ascii="Arial" w:hAnsi="Arial" w:cs="Arial"/>
                <w:sz w:val="24"/>
                <w:szCs w:val="24"/>
              </w:rPr>
              <w:t>TRAINED MACHINE LEARNING MODEL: A LIGHTWEIGHT DENSE AUTOENCODER TRAINED ON HEALTHY MACHINE DATA, QUANTIZED TO INT8 AND DEPLOYED USING TENSORFLOW LITE FOR MICROCONTROLLERS.</w:t>
            </w:r>
          </w:p>
          <w:p w14:paraId="25819371" w14:textId="77777777" w:rsidR="006450B5" w:rsidRPr="006450B5" w:rsidRDefault="006450B5" w:rsidP="006450B5">
            <w:pPr>
              <w:widowControl/>
              <w:spacing w:before="60" w:after="60"/>
              <w:jc w:val="left"/>
              <w:rPr>
                <w:rFonts w:ascii="Arial" w:hAnsi="Arial" w:cs="Arial"/>
                <w:sz w:val="24"/>
                <w:szCs w:val="24"/>
              </w:rPr>
            </w:pPr>
          </w:p>
          <w:p w14:paraId="77022E2A" w14:textId="77777777" w:rsidR="006450B5" w:rsidRPr="006450B5" w:rsidRDefault="006450B5" w:rsidP="006450B5">
            <w:pPr>
              <w:widowControl/>
              <w:spacing w:before="60" w:after="60"/>
              <w:jc w:val="left"/>
              <w:rPr>
                <w:rFonts w:ascii="Arial" w:hAnsi="Arial" w:cs="Arial"/>
                <w:sz w:val="24"/>
                <w:szCs w:val="24"/>
              </w:rPr>
            </w:pPr>
            <w:r>
              <w:rPr>
                <w:rFonts w:ascii="Arial" w:hAnsi="Arial" w:cs="Arial"/>
                <w:sz w:val="24"/>
                <w:szCs w:val="24"/>
              </w:rPr>
              <w:t>4. SELF-CALIBRATION MODULE:</w:t>
            </w:r>
            <w:r w:rsidRPr="006450B5">
              <w:rPr>
                <w:rFonts w:ascii="Arial" w:hAnsi="Arial" w:cs="Arial"/>
                <w:sz w:val="24"/>
                <w:szCs w:val="24"/>
              </w:rPr>
              <w:t xml:space="preserve"> AN ON-DEVICE CALIBRATION MECHANISM THAT CALCULATES BASELINE STATISTICS, DYNAMICALLY DETERMINES THE </w:t>
            </w:r>
            <w:r w:rsidRPr="006450B5">
              <w:rPr>
                <w:rFonts w:ascii="Arial" w:hAnsi="Arial" w:cs="Arial"/>
                <w:sz w:val="24"/>
                <w:szCs w:val="24"/>
              </w:rPr>
              <w:lastRenderedPageBreak/>
              <w:t>ANOMALY THRESHOLD AND STORES CALIBRATION PARAMETERS IN NON-VOLATILE MEMORY.</w:t>
            </w:r>
          </w:p>
          <w:p w14:paraId="29B1F27A" w14:textId="77777777" w:rsidR="006450B5" w:rsidRPr="006450B5" w:rsidRDefault="006450B5" w:rsidP="006450B5">
            <w:pPr>
              <w:widowControl/>
              <w:spacing w:before="60" w:after="60"/>
              <w:jc w:val="left"/>
              <w:rPr>
                <w:rFonts w:ascii="Arial" w:hAnsi="Arial" w:cs="Arial"/>
                <w:sz w:val="24"/>
                <w:szCs w:val="24"/>
              </w:rPr>
            </w:pPr>
          </w:p>
          <w:p w14:paraId="2AAFF77B" w14:textId="77777777" w:rsidR="006450B5" w:rsidRPr="006450B5" w:rsidRDefault="006450B5" w:rsidP="006450B5">
            <w:pPr>
              <w:widowControl/>
              <w:spacing w:before="60" w:after="60"/>
              <w:jc w:val="left"/>
              <w:rPr>
                <w:rFonts w:ascii="Arial" w:hAnsi="Arial" w:cs="Arial"/>
                <w:sz w:val="24"/>
                <w:szCs w:val="24"/>
              </w:rPr>
            </w:pPr>
            <w:r>
              <w:rPr>
                <w:rFonts w:ascii="Arial" w:hAnsi="Arial" w:cs="Arial"/>
                <w:sz w:val="24"/>
                <w:szCs w:val="24"/>
              </w:rPr>
              <w:t xml:space="preserve">5. </w:t>
            </w:r>
            <w:r w:rsidRPr="006450B5">
              <w:rPr>
                <w:rFonts w:ascii="Arial" w:hAnsi="Arial" w:cs="Arial"/>
                <w:sz w:val="24"/>
                <w:szCs w:val="24"/>
              </w:rPr>
              <w:t>DATASET EV</w:t>
            </w:r>
            <w:r>
              <w:rPr>
                <w:rFonts w:ascii="Arial" w:hAnsi="Arial" w:cs="Arial"/>
                <w:sz w:val="24"/>
                <w:szCs w:val="24"/>
              </w:rPr>
              <w:t>ALUATION AND BENCHMARK REPORT:</w:t>
            </w:r>
            <w:r w:rsidRPr="006450B5">
              <w:rPr>
                <w:rFonts w:ascii="Arial" w:hAnsi="Arial" w:cs="Arial"/>
                <w:sz w:val="24"/>
                <w:szCs w:val="24"/>
              </w:rPr>
              <w:t xml:space="preserve"> EXPERIMENTAL EVALUATION USING THE MIMII INDUSTRIAL SOUND DATASET AND CWRU BEARING DATASET, INCLUDING ROC-AUC, PRECISION, RECALL, F1-SCORE AND CONFUSION MATRIX.</w:t>
            </w:r>
          </w:p>
          <w:p w14:paraId="3BB5F643" w14:textId="77777777" w:rsidR="006450B5" w:rsidRPr="006450B5" w:rsidRDefault="006450B5" w:rsidP="006450B5">
            <w:pPr>
              <w:widowControl/>
              <w:spacing w:before="60" w:after="60"/>
              <w:jc w:val="left"/>
              <w:rPr>
                <w:rFonts w:ascii="Arial" w:hAnsi="Arial" w:cs="Arial"/>
                <w:sz w:val="24"/>
                <w:szCs w:val="24"/>
              </w:rPr>
            </w:pPr>
          </w:p>
          <w:p w14:paraId="4EB5343E" w14:textId="77777777" w:rsidR="006450B5" w:rsidRPr="006450B5" w:rsidRDefault="006450B5" w:rsidP="006450B5">
            <w:pPr>
              <w:widowControl/>
              <w:spacing w:before="60" w:after="60"/>
              <w:jc w:val="left"/>
              <w:rPr>
                <w:rFonts w:ascii="Arial" w:hAnsi="Arial" w:cs="Arial"/>
                <w:sz w:val="24"/>
                <w:szCs w:val="24"/>
              </w:rPr>
            </w:pPr>
            <w:r>
              <w:rPr>
                <w:rFonts w:ascii="Arial" w:hAnsi="Arial" w:cs="Arial"/>
                <w:sz w:val="24"/>
                <w:szCs w:val="24"/>
              </w:rPr>
              <w:t xml:space="preserve">6. </w:t>
            </w:r>
            <w:r w:rsidRPr="006450B5">
              <w:rPr>
                <w:rFonts w:ascii="Arial" w:hAnsi="Arial" w:cs="Arial"/>
                <w:sz w:val="24"/>
                <w:szCs w:val="24"/>
              </w:rPr>
              <w:t>HARDWARE VALI</w:t>
            </w:r>
            <w:r>
              <w:rPr>
                <w:rFonts w:ascii="Arial" w:hAnsi="Arial" w:cs="Arial"/>
                <w:sz w:val="24"/>
                <w:szCs w:val="24"/>
              </w:rPr>
              <w:t>DATION AND PERFORMANCE REPORT:</w:t>
            </w:r>
            <w:r w:rsidRPr="006450B5">
              <w:rPr>
                <w:rFonts w:ascii="Arial" w:hAnsi="Arial" w:cs="Arial"/>
                <w:sz w:val="24"/>
                <w:szCs w:val="24"/>
              </w:rPr>
              <w:t xml:space="preserve"> RESULTS FROM PHYSICAL MOTOR TEST-RIG VALIDATION, INCLUDING ANOMALY-DETECTION PERFORMANCE, INFERENCE LATENCY, MEMORY USAGE AND POWER CONSUMPTION.</w:t>
            </w:r>
          </w:p>
          <w:p w14:paraId="18A20871" w14:textId="77777777" w:rsidR="006450B5" w:rsidRPr="006450B5" w:rsidRDefault="006450B5" w:rsidP="006450B5">
            <w:pPr>
              <w:widowControl/>
              <w:spacing w:before="60" w:after="60"/>
              <w:jc w:val="left"/>
              <w:rPr>
                <w:rFonts w:ascii="Arial" w:hAnsi="Arial" w:cs="Arial"/>
                <w:sz w:val="24"/>
                <w:szCs w:val="24"/>
              </w:rPr>
            </w:pPr>
          </w:p>
          <w:p w14:paraId="1B2A8955" w14:textId="77777777" w:rsidR="006038CC" w:rsidRDefault="006450B5" w:rsidP="002E521A">
            <w:pPr>
              <w:widowControl/>
              <w:spacing w:before="60" w:after="60"/>
              <w:jc w:val="left"/>
            </w:pPr>
            <w:r>
              <w:rPr>
                <w:rFonts w:ascii="Arial" w:hAnsi="Arial" w:cs="Arial"/>
                <w:sz w:val="24"/>
                <w:szCs w:val="24"/>
              </w:rPr>
              <w:t xml:space="preserve">7. </w:t>
            </w:r>
            <w:r w:rsidRPr="006450B5">
              <w:rPr>
                <w:rFonts w:ascii="Arial" w:hAnsi="Arial" w:cs="Arial"/>
                <w:sz w:val="24"/>
                <w:szCs w:val="24"/>
              </w:rPr>
              <w:t>TECHN</w:t>
            </w:r>
            <w:r>
              <w:rPr>
                <w:rFonts w:ascii="Arial" w:hAnsi="Arial" w:cs="Arial"/>
                <w:sz w:val="24"/>
                <w:szCs w:val="24"/>
              </w:rPr>
              <w:t>ICAL DOCUMENTATION:</w:t>
            </w:r>
            <w:r w:rsidRPr="006450B5">
              <w:rPr>
                <w:rFonts w:ascii="Arial" w:hAnsi="Arial" w:cs="Arial"/>
                <w:sz w:val="24"/>
                <w:szCs w:val="24"/>
              </w:rPr>
              <w:t xml:space="preserve"> SYSTEM ARCHITECTURE, CIRCUIT CONNECTIONS, SOFTWARE IMPLEMENTATION DETAILS, TESTING PROCEDURE, RESULTS AND FINAL PROJECT REPORT.</w:t>
            </w:r>
          </w:p>
        </w:tc>
      </w:tr>
      <w:tr w:rsidR="006038CC" w14:paraId="548252F7" w14:textId="77777777" w:rsidTr="002E521A">
        <w:trPr>
          <w:trHeight w:val="3544"/>
        </w:trPr>
        <w:tc>
          <w:tcPr>
            <w:tcW w:w="403" w:type="dxa"/>
          </w:tcPr>
          <w:p w14:paraId="2BD35D9F"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66BB64FE"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Expected Outcomes and Impact:</w:t>
            </w:r>
          </w:p>
          <w:p w14:paraId="3E1E4202" w14:textId="77777777" w:rsidR="006450B5" w:rsidRPr="006450B5" w:rsidRDefault="006450B5" w:rsidP="006450B5">
            <w:pPr>
              <w:spacing w:before="60" w:after="60" w:line="276" w:lineRule="auto"/>
              <w:rPr>
                <w:rFonts w:ascii="Arial" w:eastAsia="Arial" w:hAnsi="Arial" w:cs="Arial"/>
                <w:sz w:val="24"/>
                <w:szCs w:val="24"/>
              </w:rPr>
            </w:pPr>
            <w:r>
              <w:rPr>
                <w:rFonts w:ascii="Arial" w:eastAsia="Arial" w:hAnsi="Arial" w:cs="Arial"/>
                <w:sz w:val="24"/>
                <w:szCs w:val="24"/>
              </w:rPr>
              <w:t>TECHNICAL:</w:t>
            </w:r>
            <w:r w:rsidRPr="006450B5">
              <w:rPr>
                <w:rFonts w:ascii="Arial" w:eastAsia="Arial" w:hAnsi="Arial" w:cs="Arial"/>
                <w:sz w:val="24"/>
                <w:szCs w:val="24"/>
              </w:rPr>
              <w:t xml:space="preserve"> A COMPACT MULTIMODAL EDGE AI PROTOTYPE INTEGRATING ACOUSTIC AND VIBRATION SENSING, A LIGHTWEIGHT AUTOENCODER AND MACHINE-SPECIFIC ON-DEVICE CALIBRATION. THE TARGET IS ROC-AUC GREATER THAN 0.90, SUBJECT TO EXPERIMENTAL VALIDATION.</w:t>
            </w:r>
          </w:p>
          <w:p w14:paraId="29D7297C" w14:textId="77777777" w:rsidR="006450B5" w:rsidRPr="006450B5" w:rsidRDefault="006450B5" w:rsidP="006450B5">
            <w:pPr>
              <w:spacing w:before="60" w:after="60" w:line="276" w:lineRule="auto"/>
              <w:rPr>
                <w:rFonts w:ascii="Arial" w:eastAsia="Arial" w:hAnsi="Arial" w:cs="Arial"/>
                <w:sz w:val="24"/>
                <w:szCs w:val="24"/>
              </w:rPr>
            </w:pPr>
          </w:p>
          <w:p w14:paraId="3E5F3CF5" w14:textId="77777777" w:rsidR="006450B5" w:rsidRPr="006450B5" w:rsidRDefault="006450B5" w:rsidP="006450B5">
            <w:pPr>
              <w:spacing w:before="60" w:after="60" w:line="276" w:lineRule="auto"/>
              <w:rPr>
                <w:rFonts w:ascii="Arial" w:eastAsia="Arial" w:hAnsi="Arial" w:cs="Arial"/>
                <w:sz w:val="24"/>
                <w:szCs w:val="24"/>
              </w:rPr>
            </w:pPr>
            <w:r>
              <w:rPr>
                <w:rFonts w:ascii="Arial" w:eastAsia="Arial" w:hAnsi="Arial" w:cs="Arial"/>
                <w:sz w:val="24"/>
                <w:szCs w:val="24"/>
              </w:rPr>
              <w:t>SOCIAL:</w:t>
            </w:r>
            <w:r w:rsidRPr="006450B5">
              <w:rPr>
                <w:rFonts w:ascii="Arial" w:eastAsia="Arial" w:hAnsi="Arial" w:cs="Arial"/>
                <w:sz w:val="24"/>
                <w:szCs w:val="24"/>
              </w:rPr>
              <w:t xml:space="preserve"> IMPROVED ACCESS TO MACHINE-CONDITION MONITORING FOR SMALLER MANUFACTURING UNITS, WITH THE POTENTIAL TO SUPPORT SAFER WORKING CONDITIONS THROUGH EARLIER IDENTIFICATION OF ABNORMAL MACHINE BEHAVIOUR.</w:t>
            </w:r>
          </w:p>
          <w:p w14:paraId="66B264B5" w14:textId="77777777" w:rsidR="006450B5" w:rsidRPr="006450B5" w:rsidRDefault="006450B5" w:rsidP="006450B5">
            <w:pPr>
              <w:spacing w:before="60" w:after="60" w:line="276" w:lineRule="auto"/>
              <w:rPr>
                <w:rFonts w:ascii="Arial" w:eastAsia="Arial" w:hAnsi="Arial" w:cs="Arial"/>
                <w:sz w:val="24"/>
                <w:szCs w:val="24"/>
              </w:rPr>
            </w:pPr>
          </w:p>
          <w:p w14:paraId="64CE6E8F" w14:textId="39BF1902" w:rsidR="006450B5" w:rsidRPr="009D39AB" w:rsidRDefault="006450B5" w:rsidP="006450B5">
            <w:pPr>
              <w:spacing w:before="60" w:after="60" w:line="276" w:lineRule="auto"/>
              <w:rPr>
                <w:rFonts w:ascii="Arial" w:eastAsia="Arial" w:hAnsi="Arial" w:cs="Arial"/>
                <w:color w:val="EE0000"/>
                <w:sz w:val="24"/>
                <w:szCs w:val="24"/>
                <w:rPrChange w:id="49" w:author="Meenakshi Malhotra" w:date="2026-10-16T15:32:00Z" w16du:dateUtc="2026-10-16T10:02:00Z">
                  <w:rPr>
                    <w:rFonts w:ascii="Arial" w:eastAsia="Arial" w:hAnsi="Arial" w:cs="Arial"/>
                    <w:sz w:val="24"/>
                    <w:szCs w:val="24"/>
                  </w:rPr>
                </w:rPrChange>
              </w:rPr>
            </w:pPr>
            <w:r>
              <w:rPr>
                <w:rFonts w:ascii="Arial" w:eastAsia="Arial" w:hAnsi="Arial" w:cs="Arial"/>
                <w:sz w:val="24"/>
                <w:szCs w:val="24"/>
              </w:rPr>
              <w:t>ENVIRONMENTAL:</w:t>
            </w:r>
            <w:r w:rsidRPr="006450B5">
              <w:rPr>
                <w:rFonts w:ascii="Arial" w:eastAsia="Arial" w:hAnsi="Arial" w:cs="Arial"/>
                <w:sz w:val="24"/>
                <w:szCs w:val="24"/>
              </w:rPr>
              <w:t xml:space="preserve"> EARLY ANOMALY DETECTION </w:t>
            </w:r>
            <w:del w:id="50" w:author="Meenakshi Malhotra" w:date="2026-10-16T15:32:00Z" w16du:dateUtc="2026-10-16T10:02:00Z">
              <w:r w:rsidRPr="006450B5" w:rsidDel="009D39AB">
                <w:rPr>
                  <w:rFonts w:ascii="Arial" w:eastAsia="Arial" w:hAnsi="Arial" w:cs="Arial"/>
                  <w:sz w:val="24"/>
                  <w:szCs w:val="24"/>
                </w:rPr>
                <w:delText xml:space="preserve">MAY </w:delText>
              </w:r>
            </w:del>
            <w:ins w:id="51" w:author="Meenakshi Malhotra" w:date="2026-10-16T15:32:00Z" w16du:dateUtc="2026-10-16T10:02:00Z">
              <w:r w:rsidR="009D39AB">
                <w:rPr>
                  <w:rFonts w:ascii="Arial" w:eastAsia="Arial" w:hAnsi="Arial" w:cs="Arial"/>
                  <w:sz w:val="24"/>
                  <w:szCs w:val="24"/>
                </w:rPr>
                <w:t>will</w:t>
              </w:r>
              <w:r w:rsidR="009D39AB" w:rsidRPr="006450B5">
                <w:rPr>
                  <w:rFonts w:ascii="Arial" w:eastAsia="Arial" w:hAnsi="Arial" w:cs="Arial"/>
                  <w:sz w:val="24"/>
                  <w:szCs w:val="24"/>
                </w:rPr>
                <w:t xml:space="preserve"> </w:t>
              </w:r>
            </w:ins>
            <w:r w:rsidRPr="006450B5">
              <w:rPr>
                <w:rFonts w:ascii="Arial" w:eastAsia="Arial" w:hAnsi="Arial" w:cs="Arial"/>
                <w:sz w:val="24"/>
                <w:szCs w:val="24"/>
              </w:rPr>
              <w:t xml:space="preserve">HELP PREVENT SEVERE MACHINE DAMAGE, REDUCE PREMATURE EQUIPMENT REPLACEMENT AND SUPPORT MORE EFFICIENT MAINTENANCE. </w:t>
            </w:r>
            <w:r w:rsidRPr="009D39AB">
              <w:rPr>
                <w:rFonts w:ascii="Arial" w:eastAsia="Arial" w:hAnsi="Arial" w:cs="Arial"/>
                <w:color w:val="EE0000"/>
                <w:sz w:val="24"/>
                <w:szCs w:val="24"/>
                <w:rPrChange w:id="52" w:author="Meenakshi Malhotra" w:date="2026-10-16T15:32:00Z" w16du:dateUtc="2026-10-16T10:02:00Z">
                  <w:rPr>
                    <w:rFonts w:ascii="Arial" w:eastAsia="Arial" w:hAnsi="Arial" w:cs="Arial"/>
                    <w:sz w:val="24"/>
                    <w:szCs w:val="24"/>
                  </w:rPr>
                </w:rPrChange>
              </w:rPr>
              <w:t>ANY ENERGY OR EMISSIONS SAVINGS WILL DEPEND ON ACTUAL DEPLOYMENT AND VALIDATION.</w:t>
            </w:r>
          </w:p>
          <w:p w14:paraId="5E7458FC" w14:textId="77777777" w:rsidR="006450B5" w:rsidRPr="006450B5" w:rsidRDefault="006450B5" w:rsidP="006450B5">
            <w:pPr>
              <w:spacing w:before="60" w:after="60" w:line="276" w:lineRule="auto"/>
              <w:rPr>
                <w:rFonts w:ascii="Arial" w:eastAsia="Arial" w:hAnsi="Arial" w:cs="Arial"/>
                <w:sz w:val="24"/>
                <w:szCs w:val="24"/>
              </w:rPr>
            </w:pPr>
          </w:p>
          <w:p w14:paraId="0D1F5B0A" w14:textId="77777777" w:rsidR="009D39AB" w:rsidRDefault="006450B5" w:rsidP="0006353B">
            <w:pPr>
              <w:spacing w:before="60" w:after="60" w:line="276" w:lineRule="auto"/>
              <w:rPr>
                <w:ins w:id="53" w:author="Meenakshi Malhotra" w:date="2026-10-16T15:33:00Z" w16du:dateUtc="2026-10-16T10:03:00Z"/>
                <w:rFonts w:ascii="Arial" w:eastAsia="Arial" w:hAnsi="Arial" w:cs="Arial"/>
                <w:sz w:val="24"/>
                <w:szCs w:val="24"/>
              </w:rPr>
            </w:pPr>
            <w:r>
              <w:rPr>
                <w:rFonts w:ascii="Arial" w:eastAsia="Arial" w:hAnsi="Arial" w:cs="Arial"/>
                <w:sz w:val="24"/>
                <w:szCs w:val="24"/>
              </w:rPr>
              <w:t>ECONOMIC:</w:t>
            </w:r>
            <w:r w:rsidRPr="006450B5">
              <w:rPr>
                <w:rFonts w:ascii="Arial" w:eastAsia="Arial" w:hAnsi="Arial" w:cs="Arial"/>
                <w:sz w:val="24"/>
                <w:szCs w:val="24"/>
              </w:rPr>
              <w:t xml:space="preserve"> THE PROTOTYPE TARGETS A HARDWARE COST OF APPROXIMATELY ₹1,500 PER </w:t>
            </w:r>
            <w:r w:rsidR="005D508D">
              <w:rPr>
                <w:rFonts w:ascii="Arial" w:eastAsia="Arial" w:hAnsi="Arial" w:cs="Arial"/>
                <w:sz w:val="24"/>
                <w:szCs w:val="24"/>
              </w:rPr>
              <w:t>NODE</w:t>
            </w:r>
            <w:r w:rsidRPr="006450B5">
              <w:rPr>
                <w:rFonts w:ascii="Arial" w:eastAsia="Arial" w:hAnsi="Arial" w:cs="Arial"/>
                <w:sz w:val="24"/>
                <w:szCs w:val="24"/>
              </w:rPr>
              <w:t>, POTENTIALLY MAKING BASIC ANOMALY MONITORING MORE ACCESSIBLE TO MSMES THAN HIGHER-COST INDUSTRIAL MONITORING SYSTEMS. ACTUAL COST SAVINGS WILL REQUIRE FIELD</w:t>
            </w:r>
            <w:r w:rsidR="0006353B">
              <w:rPr>
                <w:rFonts w:ascii="Arial" w:eastAsia="Arial" w:hAnsi="Arial" w:cs="Arial"/>
                <w:sz w:val="24"/>
                <w:szCs w:val="24"/>
              </w:rPr>
              <w:t xml:space="preserve"> </w:t>
            </w:r>
            <w:r w:rsidRPr="006450B5">
              <w:rPr>
                <w:rFonts w:ascii="Arial" w:eastAsia="Arial" w:hAnsi="Arial" w:cs="Arial"/>
                <w:sz w:val="24"/>
                <w:szCs w:val="24"/>
              </w:rPr>
              <w:t>EVALUATION.</w:t>
            </w:r>
          </w:p>
          <w:p w14:paraId="3A4558C9" w14:textId="77777777" w:rsidR="006450B5" w:rsidRPr="006450B5" w:rsidRDefault="006450B5" w:rsidP="006450B5">
            <w:pPr>
              <w:spacing w:before="60" w:after="60" w:line="276" w:lineRule="auto"/>
              <w:rPr>
                <w:rFonts w:ascii="Arial" w:eastAsia="Arial" w:hAnsi="Arial" w:cs="Arial"/>
                <w:sz w:val="24"/>
                <w:szCs w:val="24"/>
              </w:rPr>
            </w:pPr>
          </w:p>
          <w:p w14:paraId="116BFA27" w14:textId="77777777" w:rsidR="006450B5" w:rsidRPr="006450B5" w:rsidRDefault="006450B5" w:rsidP="006450B5">
            <w:pPr>
              <w:spacing w:before="60" w:after="60" w:line="276" w:lineRule="auto"/>
              <w:rPr>
                <w:rFonts w:ascii="Arial" w:eastAsia="Arial" w:hAnsi="Arial" w:cs="Arial"/>
                <w:sz w:val="24"/>
                <w:szCs w:val="24"/>
              </w:rPr>
            </w:pPr>
            <w:r>
              <w:rPr>
                <w:rFonts w:ascii="Arial" w:eastAsia="Arial" w:hAnsi="Arial" w:cs="Arial"/>
                <w:sz w:val="24"/>
                <w:szCs w:val="24"/>
              </w:rPr>
              <w:t>INDUSTRIAL:</w:t>
            </w:r>
            <w:r w:rsidRPr="006450B5">
              <w:rPr>
                <w:rFonts w:ascii="Arial" w:eastAsia="Arial" w:hAnsi="Arial" w:cs="Arial"/>
                <w:sz w:val="24"/>
                <w:szCs w:val="24"/>
              </w:rPr>
              <w:t xml:space="preserve"> A PROPOSED OFFLINE MONITORING SOLUTION FOR MOTORS, FANS AND PUMPS THAT CAN OPERATE WITHOUT CONTINUOUS CLOUD CONNECTIVITY AND PROVIDE LOCAL LED-BASED NORMAL/ANOMALY INDICATIONS.</w:t>
            </w:r>
          </w:p>
          <w:p w14:paraId="7668698E" w14:textId="77777777" w:rsidR="006450B5" w:rsidRPr="006450B5" w:rsidRDefault="006450B5" w:rsidP="006450B5">
            <w:pPr>
              <w:spacing w:before="60" w:after="60" w:line="276" w:lineRule="auto"/>
              <w:rPr>
                <w:rFonts w:ascii="Arial" w:eastAsia="Arial" w:hAnsi="Arial" w:cs="Arial"/>
                <w:sz w:val="24"/>
                <w:szCs w:val="24"/>
              </w:rPr>
            </w:pPr>
          </w:p>
          <w:p w14:paraId="1EA6600E" w14:textId="77777777" w:rsidR="006450B5" w:rsidRPr="006450B5" w:rsidRDefault="006450B5" w:rsidP="006450B5">
            <w:pPr>
              <w:spacing w:before="60" w:after="60" w:line="276" w:lineRule="auto"/>
              <w:rPr>
                <w:rFonts w:ascii="Arial" w:eastAsia="Arial" w:hAnsi="Arial" w:cs="Arial"/>
                <w:sz w:val="24"/>
                <w:szCs w:val="24"/>
              </w:rPr>
            </w:pPr>
            <w:r>
              <w:rPr>
                <w:rFonts w:ascii="Arial" w:eastAsia="Arial" w:hAnsi="Arial" w:cs="Arial"/>
                <w:sz w:val="24"/>
                <w:szCs w:val="24"/>
              </w:rPr>
              <w:lastRenderedPageBreak/>
              <w:t>ACADEMIC:</w:t>
            </w:r>
            <w:r w:rsidRPr="006450B5">
              <w:rPr>
                <w:rFonts w:ascii="Arial" w:eastAsia="Arial" w:hAnsi="Arial" w:cs="Arial"/>
                <w:sz w:val="24"/>
                <w:szCs w:val="24"/>
              </w:rPr>
              <w:t xml:space="preserve"> PRACTICAL EXPERIENCE IN TINYML, DIGITAL SIGNAL PROCESSING, SENSOR FUSION, EMBEDDED SYSTEMS AND UNSUPERVISED ANOMALY DETECTION. THE PROJECT WILL PRODUCE DOCUMENTED EXPERIMENTAL RESULTS AND A TECHNICAL REPORT, WITH A RESEARCH MANUSCRIPT TARGETED FOR CONFERENCE SUBMISSION.</w:t>
            </w:r>
          </w:p>
          <w:p w14:paraId="6FBFA91D" w14:textId="77777777" w:rsidR="006450B5" w:rsidRPr="006450B5" w:rsidRDefault="006450B5" w:rsidP="006450B5">
            <w:pPr>
              <w:spacing w:before="60" w:after="60" w:line="276" w:lineRule="auto"/>
              <w:rPr>
                <w:rFonts w:ascii="Arial" w:eastAsia="Arial" w:hAnsi="Arial" w:cs="Arial"/>
                <w:sz w:val="24"/>
                <w:szCs w:val="24"/>
              </w:rPr>
            </w:pPr>
          </w:p>
          <w:p w14:paraId="26C7A7EF" w14:textId="77777777" w:rsidR="006038CC" w:rsidRDefault="006450B5" w:rsidP="006450B5">
            <w:pPr>
              <w:spacing w:before="60" w:after="60" w:line="276" w:lineRule="auto"/>
              <w:rPr>
                <w:rFonts w:ascii="Arial" w:eastAsia="Arial" w:hAnsi="Arial" w:cs="Arial"/>
                <w:sz w:val="24"/>
                <w:szCs w:val="24"/>
              </w:rPr>
            </w:pPr>
            <w:r>
              <w:rPr>
                <w:rFonts w:ascii="Arial" w:eastAsia="Arial" w:hAnsi="Arial" w:cs="Arial"/>
                <w:sz w:val="24"/>
                <w:szCs w:val="24"/>
              </w:rPr>
              <w:t>POTENTIAL USERS:</w:t>
            </w:r>
            <w:r w:rsidRPr="006450B5">
              <w:rPr>
                <w:rFonts w:ascii="Arial" w:eastAsia="Arial" w:hAnsi="Arial" w:cs="Arial"/>
                <w:sz w:val="24"/>
                <w:szCs w:val="24"/>
              </w:rPr>
              <w:t xml:space="preserve"> SMALL AND MEDIUM-SIZED MANUFACTURING ENTERPRISES (MSMES), SMALL FACTORY OWNERS, MACHINE OPERATORS, MAINTENANCE TECHNICIANS AND INDUSTRIAL MAINTENANCE TEAMS SEEKING AN AFFORDABLE MACHINE-CONDITION MONITORING SOLUTION.</w:t>
            </w:r>
          </w:p>
        </w:tc>
      </w:tr>
      <w:tr w:rsidR="006038CC" w14:paraId="0C304ABA" w14:textId="77777777" w:rsidTr="002E521A">
        <w:trPr>
          <w:trHeight w:val="1795"/>
        </w:trPr>
        <w:tc>
          <w:tcPr>
            <w:tcW w:w="403" w:type="dxa"/>
          </w:tcPr>
          <w:p w14:paraId="26B5B116"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23576D4A" w14:textId="77777777" w:rsidR="006038CC" w:rsidRPr="006450B5" w:rsidRDefault="00404C5B" w:rsidP="006450B5">
            <w:pPr>
              <w:pStyle w:val="NormalWeb"/>
              <w:ind w:left="0" w:hanging="2"/>
              <w:rPr>
                <w:rFonts w:eastAsia="Times New Roman" w:cs="Times New Roman"/>
                <w:color w:val="auto"/>
                <w:position w:val="0"/>
                <w:lang w:val="en-IN" w:eastAsia="en-IN"/>
              </w:rPr>
            </w:pPr>
            <w:r>
              <w:rPr>
                <w:rFonts w:ascii="Arial" w:eastAsia="Arial" w:hAnsi="Arial" w:cs="Arial"/>
                <w:b/>
                <w:bCs/>
                <w:color w:val="0000FF"/>
              </w:rPr>
              <w:t>Relevance:</w:t>
            </w:r>
            <w:r w:rsidR="006450B5">
              <w:rPr>
                <w:rFonts w:ascii="Arial" w:eastAsia="Arial" w:hAnsi="Arial" w:cs="Arial"/>
                <w:b/>
                <w:bCs/>
                <w:color w:val="0000FF"/>
              </w:rPr>
              <w:t xml:space="preserve"> </w:t>
            </w:r>
            <w:r w:rsidR="006450B5" w:rsidRPr="006450B5">
              <w:rPr>
                <w:rFonts w:ascii="Arial" w:eastAsia="Arial" w:hAnsi="Arial" w:cs="Arial"/>
                <w:b/>
                <w:bCs/>
                <w:color w:val="000000" w:themeColor="text1"/>
              </w:rPr>
              <w:t>(</w:t>
            </w:r>
            <w:r w:rsidR="006450B5" w:rsidRPr="006450B5">
              <w:rPr>
                <w:rFonts w:ascii="Arial" w:eastAsia="Times New Roman" w:hAnsi="Arial" w:cs="Arial"/>
                <w:color w:val="000000" w:themeColor="text1"/>
                <w:position w:val="0"/>
                <w:lang w:val="en-IN" w:eastAsia="en-IN"/>
              </w:rPr>
              <w:t>SDG, KARNATAKA PRIORITY SECTO</w:t>
            </w:r>
            <w:r w:rsidR="000612C3">
              <w:rPr>
                <w:rFonts w:ascii="Arial" w:eastAsia="Times New Roman" w:hAnsi="Arial" w:cs="Arial"/>
                <w:color w:val="000000" w:themeColor="text1"/>
                <w:position w:val="0"/>
                <w:lang w:val="en-IN" w:eastAsia="en-IN"/>
              </w:rPr>
              <w:t>R, MSME, MANUFACTURING, DIGITAL INDIA</w:t>
            </w:r>
            <w:r w:rsidR="006450B5" w:rsidRPr="006450B5">
              <w:rPr>
                <w:rFonts w:ascii="Arial" w:eastAsia="Arial" w:hAnsi="Arial" w:cs="Arial"/>
                <w:b/>
                <w:bCs/>
                <w:color w:val="000000" w:themeColor="text1"/>
              </w:rPr>
              <w:t>)</w:t>
            </w:r>
          </w:p>
          <w:p w14:paraId="6C08709E" w14:textId="77777777" w:rsidR="000612C3" w:rsidRPr="000612C3" w:rsidRDefault="00404C5B">
            <w:pPr>
              <w:spacing w:before="60" w:after="60"/>
              <w:rPr>
                <w:rFonts w:ascii="Arial" w:eastAsia="Arial" w:hAnsi="Arial" w:cs="Arial"/>
                <w:b/>
                <w:bCs/>
                <w:sz w:val="24"/>
                <w:szCs w:val="24"/>
              </w:rPr>
            </w:pPr>
            <w:r>
              <w:rPr>
                <w:rFonts w:ascii="Arial" w:eastAsia="Arial" w:hAnsi="Arial" w:cs="Arial"/>
                <w:b/>
                <w:bCs/>
                <w:sz w:val="24"/>
                <w:szCs w:val="24"/>
              </w:rPr>
              <w:t>Tick wherever applicable</w:t>
            </w:r>
            <w:r w:rsidR="000612C3">
              <w:rPr>
                <w:rFonts w:ascii="Arial" w:eastAsia="Arial" w:hAnsi="Arial" w:cs="Arial"/>
                <w:b/>
                <w:bCs/>
                <w:sz w:val="24"/>
                <w:szCs w:val="24"/>
              </w:rPr>
              <w:t xml:space="preserve"> </w:t>
            </w:r>
          </w:p>
          <w:p w14:paraId="1AD55B35" w14:textId="77777777" w:rsidR="006038CC" w:rsidRDefault="000612C3">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sidR="00404C5B">
              <w:rPr>
                <w:rFonts w:ascii="Arial" w:eastAsia="Arial" w:hAnsi="Arial" w:cs="Arial"/>
                <w:b/>
                <w:bCs/>
                <w:sz w:val="24"/>
                <w:szCs w:val="24"/>
              </w:rPr>
              <w:t>SDGs (Sustainable Development Goals)</w:t>
            </w:r>
          </w:p>
          <w:p w14:paraId="0618B2D6"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Karnataka Priority Sector</w:t>
            </w:r>
          </w:p>
          <w:p w14:paraId="7C916027"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Rural Development</w:t>
            </w:r>
          </w:p>
          <w:p w14:paraId="7022C302" w14:textId="3E39913B" w:rsidR="006038CC" w:rsidRDefault="009D39AB">
            <w:pPr>
              <w:tabs>
                <w:tab w:val="left" w:pos="567"/>
              </w:tabs>
              <w:spacing w:before="60" w:after="60"/>
              <w:ind w:left="567" w:hanging="142"/>
              <w:rPr>
                <w:rFonts w:ascii="Arial" w:eastAsia="Arial" w:hAnsi="Arial" w:cs="Arial"/>
                <w:sz w:val="24"/>
                <w:szCs w:val="24"/>
              </w:rPr>
            </w:pPr>
            <w:ins w:id="54" w:author="Meenakshi Malhotra" w:date="2026-10-16T15:34:00Z" w16du:dateUtc="2026-10-16T10:04:00Z">
              <w:r>
                <w:rPr>
                  <w:rFonts w:ascii="Arial" w:eastAsia="Arial" w:hAnsi="Arial" w:cs="Arial"/>
                  <w:b/>
                  <w:bCs/>
                  <w:sz w:val="24"/>
                  <w:szCs w:val="24"/>
                </w:rPr>
                <w:sym w:font="Wingdings" w:char="F0FC"/>
              </w:r>
            </w:ins>
            <w:del w:id="55" w:author="Meenakshi Malhotra" w:date="2026-10-16T15:34:00Z" w16du:dateUtc="2026-10-16T10:04:00Z">
              <w:r w:rsidR="00404C5B" w:rsidDel="009D39AB">
                <w:rPr>
                  <w:rFonts w:ascii="Arial" w:eastAsia="Arial" w:hAnsi="Arial" w:cs="Arial"/>
                  <w:b/>
                  <w:bCs/>
                  <w:sz w:val="24"/>
                  <w:szCs w:val="24"/>
                </w:rPr>
                <w:delText>□</w:delText>
              </w:r>
            </w:del>
            <w:r w:rsidR="00404C5B">
              <w:rPr>
                <w:rFonts w:ascii="Arial" w:eastAsia="Arial" w:hAnsi="Arial" w:cs="Arial"/>
                <w:b/>
                <w:bCs/>
                <w:sz w:val="24"/>
                <w:szCs w:val="24"/>
              </w:rPr>
              <w:tab/>
              <w:t>MSME</w:t>
            </w:r>
          </w:p>
          <w:p w14:paraId="00A013E6"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Agriculture</w:t>
            </w:r>
          </w:p>
          <w:p w14:paraId="18280EE3"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Healthcare</w:t>
            </w:r>
          </w:p>
          <w:p w14:paraId="53CFD403" w14:textId="77777777" w:rsidR="006038CC" w:rsidRDefault="000612C3">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sidR="00404C5B">
              <w:rPr>
                <w:rFonts w:ascii="Arial" w:eastAsia="Arial" w:hAnsi="Arial" w:cs="Arial"/>
                <w:b/>
                <w:bCs/>
                <w:sz w:val="24"/>
                <w:szCs w:val="24"/>
              </w:rPr>
              <w:tab/>
              <w:t>Water</w:t>
            </w:r>
          </w:p>
          <w:p w14:paraId="6705493F" w14:textId="77777777" w:rsidR="006038CC" w:rsidRDefault="000612C3">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sidR="00404C5B">
              <w:rPr>
                <w:rFonts w:ascii="Arial" w:eastAsia="Arial" w:hAnsi="Arial" w:cs="Arial"/>
                <w:b/>
                <w:bCs/>
                <w:sz w:val="24"/>
                <w:szCs w:val="24"/>
              </w:rPr>
              <w:tab/>
              <w:t>Environment</w:t>
            </w:r>
          </w:p>
          <w:p w14:paraId="50D7E96D" w14:textId="77777777" w:rsidR="006038CC" w:rsidRDefault="000612C3">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sidR="00404C5B">
              <w:rPr>
                <w:rFonts w:ascii="Arial" w:eastAsia="Arial" w:hAnsi="Arial" w:cs="Arial"/>
                <w:b/>
                <w:bCs/>
                <w:sz w:val="24"/>
                <w:szCs w:val="24"/>
              </w:rPr>
              <w:tab/>
              <w:t>Climate</w:t>
            </w:r>
          </w:p>
          <w:p w14:paraId="0622D7E3"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Manufacturing</w:t>
            </w:r>
          </w:p>
          <w:p w14:paraId="01C0D86A"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Smart Cities</w:t>
            </w:r>
          </w:p>
          <w:p w14:paraId="5E3B0FC8"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Digital India</w:t>
            </w:r>
          </w:p>
          <w:p w14:paraId="1AD94B1F"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Startup</w:t>
            </w:r>
          </w:p>
          <w:p w14:paraId="1D23981D"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Women Empowerment</w:t>
            </w:r>
          </w:p>
          <w:p w14:paraId="798F5EAF" w14:textId="77777777" w:rsidR="006038CC" w:rsidRDefault="00404C5B">
            <w:pPr>
              <w:tabs>
                <w:tab w:val="left" w:pos="567"/>
              </w:tabs>
              <w:spacing w:before="60" w:after="60"/>
              <w:ind w:left="567" w:hanging="142"/>
              <w:rPr>
                <w:rFonts w:ascii="Arial" w:eastAsia="Arial" w:hAnsi="Arial" w:cs="Arial"/>
                <w:sz w:val="24"/>
                <w:szCs w:val="24"/>
                <w:u w:val="single"/>
              </w:rPr>
            </w:pPr>
            <w:r>
              <w:rPr>
                <w:rFonts w:ascii="Arial" w:eastAsia="Arial" w:hAnsi="Arial" w:cs="Arial"/>
                <w:b/>
                <w:bCs/>
                <w:sz w:val="24"/>
                <w:szCs w:val="24"/>
              </w:rPr>
              <w:t>□</w:t>
            </w:r>
            <w:r>
              <w:rPr>
                <w:rFonts w:ascii="Arial" w:eastAsia="Arial" w:hAnsi="Arial" w:cs="Arial"/>
                <w:b/>
                <w:bCs/>
                <w:sz w:val="24"/>
                <w:szCs w:val="24"/>
              </w:rPr>
              <w:tab/>
              <w:t xml:space="preserve">Others (Please Specify):                                      </w:t>
            </w:r>
          </w:p>
        </w:tc>
      </w:tr>
      <w:tr w:rsidR="006038CC" w14:paraId="16295AC2" w14:textId="77777777" w:rsidTr="002E521A">
        <w:trPr>
          <w:trHeight w:val="411"/>
        </w:trPr>
        <w:tc>
          <w:tcPr>
            <w:tcW w:w="403" w:type="dxa"/>
          </w:tcPr>
          <w:p w14:paraId="33AF6B75"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6BBA2F95" w14:textId="77777777" w:rsidR="006038CC" w:rsidRDefault="00404C5B">
            <w:pPr>
              <w:spacing w:before="60" w:after="60"/>
              <w:rPr>
                <w:rFonts w:ascii="Arial" w:eastAsia="Arial" w:hAnsi="Arial" w:cs="Arial"/>
                <w:color w:val="0000FF"/>
                <w:sz w:val="24"/>
                <w:szCs w:val="24"/>
              </w:rPr>
            </w:pPr>
            <w:r>
              <w:rPr>
                <w:rFonts w:ascii="Arial" w:eastAsia="Arial" w:hAnsi="Arial" w:cs="Arial"/>
                <w:b/>
                <w:bCs/>
                <w:color w:val="0000FF"/>
                <w:sz w:val="24"/>
                <w:szCs w:val="24"/>
              </w:rPr>
              <w:t xml:space="preserve">Work Plan (Please specify the month and tick </w:t>
            </w:r>
            <w:sdt>
              <w:sdtPr>
                <w:tag w:val="goog_rdk_0"/>
                <w:id w:val="-729572207"/>
              </w:sdtPr>
              <w:sdtContent>
                <w:r>
                  <w:rPr>
                    <w:rFonts w:ascii="Arial Unicode MS" w:eastAsia="Arial Unicode MS" w:hAnsi="Arial Unicode MS" w:cs="Arial Unicode MS"/>
                    <w:color w:val="0000FF"/>
                    <w:sz w:val="24"/>
                    <w:szCs w:val="24"/>
                  </w:rPr>
                  <w:t>✓</w:t>
                </w:r>
              </w:sdtContent>
            </w:sdt>
            <w:r>
              <w:rPr>
                <w:rFonts w:ascii="Arial" w:eastAsia="Arial" w:hAnsi="Arial" w:cs="Arial"/>
                <w:b/>
                <w:bCs/>
                <w:color w:val="0000FF"/>
                <w:sz w:val="24"/>
                <w:szCs w:val="24"/>
              </w:rPr>
              <w:t>)</w:t>
            </w:r>
          </w:p>
          <w:tbl>
            <w:tblPr>
              <w:tblW w:w="893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406"/>
              <w:gridCol w:w="1387"/>
              <w:gridCol w:w="1391"/>
              <w:gridCol w:w="1275"/>
              <w:gridCol w:w="1203"/>
            </w:tblGrid>
            <w:tr w:rsidR="006038CC" w14:paraId="3944DDC2" w14:textId="77777777" w:rsidTr="00701AD8">
              <w:tc>
                <w:tcPr>
                  <w:tcW w:w="2269" w:type="dxa"/>
                  <w:vAlign w:val="center"/>
                </w:tcPr>
                <w:p w14:paraId="60C05D4A" w14:textId="77777777" w:rsidR="006038CC" w:rsidRDefault="00404C5B">
                  <w:pPr>
                    <w:spacing w:before="60" w:after="60"/>
                    <w:rPr>
                      <w:rFonts w:ascii="Arial" w:eastAsia="Arial" w:hAnsi="Arial" w:cs="Arial"/>
                    </w:rPr>
                  </w:pPr>
                  <w:r>
                    <w:rPr>
                      <w:rFonts w:ascii="Arial" w:eastAsia="Arial" w:hAnsi="Arial" w:cs="Arial"/>
                      <w:b/>
                      <w:bCs/>
                    </w:rPr>
                    <w:t>Activity</w:t>
                  </w:r>
                </w:p>
              </w:tc>
              <w:tc>
                <w:tcPr>
                  <w:tcW w:w="1406" w:type="dxa"/>
                  <w:vAlign w:val="center"/>
                </w:tcPr>
                <w:p w14:paraId="4EC7CAF4" w14:textId="77777777" w:rsidR="006038CC" w:rsidRDefault="00404C5B">
                  <w:pPr>
                    <w:spacing w:before="60" w:after="60"/>
                    <w:jc w:val="center"/>
                    <w:rPr>
                      <w:rFonts w:ascii="Arial" w:eastAsia="Arial" w:hAnsi="Arial" w:cs="Arial"/>
                    </w:rPr>
                  </w:pPr>
                  <w:r>
                    <w:rPr>
                      <w:rFonts w:ascii="Arial" w:eastAsia="Arial" w:hAnsi="Arial" w:cs="Arial"/>
                      <w:b/>
                      <w:bCs/>
                    </w:rPr>
                    <w:t>Month 1</w:t>
                  </w:r>
                </w:p>
              </w:tc>
              <w:tc>
                <w:tcPr>
                  <w:tcW w:w="1387" w:type="dxa"/>
                  <w:vAlign w:val="center"/>
                </w:tcPr>
                <w:p w14:paraId="61C1E222" w14:textId="77777777" w:rsidR="006038CC" w:rsidRDefault="00404C5B">
                  <w:pPr>
                    <w:spacing w:before="60" w:after="60"/>
                    <w:jc w:val="center"/>
                    <w:rPr>
                      <w:rFonts w:ascii="Arial" w:eastAsia="Arial" w:hAnsi="Arial" w:cs="Arial"/>
                    </w:rPr>
                  </w:pPr>
                  <w:r>
                    <w:rPr>
                      <w:rFonts w:ascii="Arial" w:eastAsia="Arial" w:hAnsi="Arial" w:cs="Arial"/>
                      <w:b/>
                      <w:bCs/>
                    </w:rPr>
                    <w:t>Month 2</w:t>
                  </w:r>
                </w:p>
              </w:tc>
              <w:tc>
                <w:tcPr>
                  <w:tcW w:w="1391" w:type="dxa"/>
                  <w:vAlign w:val="center"/>
                </w:tcPr>
                <w:p w14:paraId="660D16FA" w14:textId="77777777" w:rsidR="006038CC" w:rsidRDefault="00404C5B">
                  <w:pPr>
                    <w:spacing w:before="60" w:after="60"/>
                    <w:jc w:val="center"/>
                    <w:rPr>
                      <w:rFonts w:ascii="Arial" w:eastAsia="Arial" w:hAnsi="Arial" w:cs="Arial"/>
                    </w:rPr>
                  </w:pPr>
                  <w:r>
                    <w:rPr>
                      <w:rFonts w:ascii="Arial" w:eastAsia="Arial" w:hAnsi="Arial" w:cs="Arial"/>
                      <w:b/>
                      <w:bCs/>
                    </w:rPr>
                    <w:t>Month 3</w:t>
                  </w:r>
                </w:p>
              </w:tc>
              <w:tc>
                <w:tcPr>
                  <w:tcW w:w="1275" w:type="dxa"/>
                  <w:vAlign w:val="center"/>
                </w:tcPr>
                <w:p w14:paraId="1F3772DA" w14:textId="77777777" w:rsidR="006038CC" w:rsidRDefault="00404C5B">
                  <w:pPr>
                    <w:spacing w:before="60" w:after="60"/>
                    <w:jc w:val="center"/>
                    <w:rPr>
                      <w:rFonts w:ascii="Arial" w:eastAsia="Arial" w:hAnsi="Arial" w:cs="Arial"/>
                    </w:rPr>
                  </w:pPr>
                  <w:r>
                    <w:rPr>
                      <w:rFonts w:ascii="Arial" w:eastAsia="Arial" w:hAnsi="Arial" w:cs="Arial"/>
                      <w:b/>
                      <w:bCs/>
                    </w:rPr>
                    <w:t>Month 4</w:t>
                  </w:r>
                </w:p>
              </w:tc>
              <w:tc>
                <w:tcPr>
                  <w:tcW w:w="1203" w:type="dxa"/>
                  <w:vAlign w:val="center"/>
                </w:tcPr>
                <w:p w14:paraId="2D3DDC9A" w14:textId="77777777" w:rsidR="006038CC" w:rsidRDefault="00404C5B">
                  <w:pPr>
                    <w:spacing w:before="60" w:after="60"/>
                    <w:jc w:val="center"/>
                    <w:rPr>
                      <w:rFonts w:ascii="Arial" w:eastAsia="Arial" w:hAnsi="Arial" w:cs="Arial"/>
                    </w:rPr>
                  </w:pPr>
                  <w:r>
                    <w:rPr>
                      <w:rFonts w:ascii="Arial" w:eastAsia="Arial" w:hAnsi="Arial" w:cs="Arial"/>
                      <w:b/>
                      <w:bCs/>
                    </w:rPr>
                    <w:t>Month 5</w:t>
                  </w:r>
                </w:p>
              </w:tc>
            </w:tr>
            <w:tr w:rsidR="006038CC" w14:paraId="6B89DEF7" w14:textId="77777777" w:rsidTr="00701AD8">
              <w:tc>
                <w:tcPr>
                  <w:tcW w:w="2269" w:type="dxa"/>
                  <w:vAlign w:val="center"/>
                </w:tcPr>
                <w:p w14:paraId="21FC1ED7" w14:textId="77777777" w:rsidR="006038CC" w:rsidRDefault="00404C5B">
                  <w:pPr>
                    <w:spacing w:before="60" w:after="60"/>
                    <w:rPr>
                      <w:rFonts w:ascii="Arial" w:eastAsia="Arial" w:hAnsi="Arial" w:cs="Arial"/>
                    </w:rPr>
                  </w:pPr>
                  <w:r>
                    <w:rPr>
                      <w:rFonts w:ascii="Arial" w:eastAsia="Arial" w:hAnsi="Arial" w:cs="Arial"/>
                      <w:b/>
                      <w:bCs/>
                    </w:rPr>
                    <w:t>Literature Survey</w:t>
                  </w:r>
                </w:p>
              </w:tc>
              <w:tc>
                <w:tcPr>
                  <w:tcW w:w="1406" w:type="dxa"/>
                </w:tcPr>
                <w:p w14:paraId="6037DCE5"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387" w:type="dxa"/>
                </w:tcPr>
                <w:p w14:paraId="5A221F45" w14:textId="77777777" w:rsidR="006038CC" w:rsidRDefault="006038CC">
                  <w:pPr>
                    <w:spacing w:before="60" w:after="60"/>
                    <w:rPr>
                      <w:rFonts w:ascii="Arial" w:eastAsia="Arial" w:hAnsi="Arial" w:cs="Arial"/>
                    </w:rPr>
                  </w:pPr>
                </w:p>
              </w:tc>
              <w:tc>
                <w:tcPr>
                  <w:tcW w:w="1391" w:type="dxa"/>
                </w:tcPr>
                <w:p w14:paraId="6A16915A" w14:textId="77777777" w:rsidR="006038CC" w:rsidRDefault="006038CC">
                  <w:pPr>
                    <w:spacing w:before="60" w:after="60"/>
                    <w:rPr>
                      <w:rFonts w:ascii="Arial" w:eastAsia="Arial" w:hAnsi="Arial" w:cs="Arial"/>
                    </w:rPr>
                  </w:pPr>
                </w:p>
              </w:tc>
              <w:tc>
                <w:tcPr>
                  <w:tcW w:w="1275" w:type="dxa"/>
                </w:tcPr>
                <w:p w14:paraId="7ED30A20" w14:textId="77777777" w:rsidR="006038CC" w:rsidRDefault="006038CC">
                  <w:pPr>
                    <w:spacing w:before="60" w:after="60"/>
                    <w:rPr>
                      <w:rFonts w:ascii="Arial" w:eastAsia="Arial" w:hAnsi="Arial" w:cs="Arial"/>
                    </w:rPr>
                  </w:pPr>
                </w:p>
              </w:tc>
              <w:tc>
                <w:tcPr>
                  <w:tcW w:w="1203" w:type="dxa"/>
                </w:tcPr>
                <w:p w14:paraId="01386511" w14:textId="77777777" w:rsidR="006038CC" w:rsidRDefault="006038CC">
                  <w:pPr>
                    <w:spacing w:before="60" w:after="60"/>
                    <w:rPr>
                      <w:rFonts w:ascii="Arial" w:eastAsia="Arial" w:hAnsi="Arial" w:cs="Arial"/>
                    </w:rPr>
                  </w:pPr>
                </w:p>
              </w:tc>
            </w:tr>
            <w:tr w:rsidR="006038CC" w14:paraId="2B1549EC" w14:textId="77777777" w:rsidTr="00701AD8">
              <w:tc>
                <w:tcPr>
                  <w:tcW w:w="2269" w:type="dxa"/>
                  <w:vAlign w:val="center"/>
                </w:tcPr>
                <w:p w14:paraId="233BA6DD" w14:textId="77777777" w:rsidR="006038CC" w:rsidRDefault="00404C5B">
                  <w:pPr>
                    <w:spacing w:before="60" w:after="60"/>
                    <w:rPr>
                      <w:rFonts w:ascii="Arial" w:eastAsia="Arial" w:hAnsi="Arial" w:cs="Arial"/>
                    </w:rPr>
                  </w:pPr>
                  <w:r>
                    <w:rPr>
                      <w:rFonts w:ascii="Arial" w:eastAsia="Arial" w:hAnsi="Arial" w:cs="Arial"/>
                      <w:b/>
                      <w:bCs/>
                    </w:rPr>
                    <w:t>Design</w:t>
                  </w:r>
                </w:p>
              </w:tc>
              <w:tc>
                <w:tcPr>
                  <w:tcW w:w="1406" w:type="dxa"/>
                </w:tcPr>
                <w:p w14:paraId="427D3856"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387" w:type="dxa"/>
                </w:tcPr>
                <w:p w14:paraId="58E72317" w14:textId="77777777" w:rsidR="006038CC" w:rsidRDefault="006038CC">
                  <w:pPr>
                    <w:spacing w:before="60" w:after="60"/>
                    <w:rPr>
                      <w:rFonts w:ascii="Arial" w:eastAsia="Arial" w:hAnsi="Arial" w:cs="Arial"/>
                    </w:rPr>
                  </w:pPr>
                </w:p>
              </w:tc>
              <w:tc>
                <w:tcPr>
                  <w:tcW w:w="1391" w:type="dxa"/>
                </w:tcPr>
                <w:p w14:paraId="363A201E" w14:textId="77777777" w:rsidR="006038CC" w:rsidRDefault="006038CC">
                  <w:pPr>
                    <w:spacing w:before="60" w:after="60"/>
                    <w:rPr>
                      <w:rFonts w:ascii="Arial" w:eastAsia="Arial" w:hAnsi="Arial" w:cs="Arial"/>
                    </w:rPr>
                  </w:pPr>
                </w:p>
              </w:tc>
              <w:tc>
                <w:tcPr>
                  <w:tcW w:w="1275" w:type="dxa"/>
                </w:tcPr>
                <w:p w14:paraId="6EEEF4EA" w14:textId="77777777" w:rsidR="006038CC" w:rsidRDefault="006038CC">
                  <w:pPr>
                    <w:spacing w:before="60" w:after="60"/>
                    <w:rPr>
                      <w:rFonts w:ascii="Arial" w:eastAsia="Arial" w:hAnsi="Arial" w:cs="Arial"/>
                    </w:rPr>
                  </w:pPr>
                </w:p>
              </w:tc>
              <w:tc>
                <w:tcPr>
                  <w:tcW w:w="1203" w:type="dxa"/>
                </w:tcPr>
                <w:p w14:paraId="6036A2ED" w14:textId="77777777" w:rsidR="006038CC" w:rsidRDefault="006038CC">
                  <w:pPr>
                    <w:spacing w:before="60" w:after="60"/>
                    <w:rPr>
                      <w:rFonts w:ascii="Arial" w:eastAsia="Arial" w:hAnsi="Arial" w:cs="Arial"/>
                    </w:rPr>
                  </w:pPr>
                </w:p>
              </w:tc>
            </w:tr>
            <w:tr w:rsidR="006038CC" w14:paraId="35A308A4" w14:textId="77777777" w:rsidTr="00701AD8">
              <w:tc>
                <w:tcPr>
                  <w:tcW w:w="2269" w:type="dxa"/>
                  <w:vAlign w:val="center"/>
                </w:tcPr>
                <w:p w14:paraId="6AC1A4D2" w14:textId="77777777" w:rsidR="006038CC" w:rsidRDefault="00404C5B">
                  <w:pPr>
                    <w:spacing w:before="60" w:after="60"/>
                    <w:rPr>
                      <w:rFonts w:ascii="Arial" w:eastAsia="Arial" w:hAnsi="Arial" w:cs="Arial"/>
                    </w:rPr>
                  </w:pPr>
                  <w:r>
                    <w:rPr>
                      <w:rFonts w:ascii="Arial" w:eastAsia="Arial" w:hAnsi="Arial" w:cs="Arial"/>
                      <w:b/>
                      <w:bCs/>
                    </w:rPr>
                    <w:t>Development</w:t>
                  </w:r>
                </w:p>
              </w:tc>
              <w:tc>
                <w:tcPr>
                  <w:tcW w:w="1406" w:type="dxa"/>
                </w:tcPr>
                <w:p w14:paraId="21DCEE13" w14:textId="77777777" w:rsidR="006038CC" w:rsidRDefault="006038CC">
                  <w:pPr>
                    <w:spacing w:before="60" w:after="60"/>
                    <w:rPr>
                      <w:rFonts w:ascii="Arial" w:eastAsia="Arial" w:hAnsi="Arial" w:cs="Arial"/>
                    </w:rPr>
                  </w:pPr>
                </w:p>
              </w:tc>
              <w:tc>
                <w:tcPr>
                  <w:tcW w:w="1387" w:type="dxa"/>
                </w:tcPr>
                <w:p w14:paraId="33A603F4"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391" w:type="dxa"/>
                </w:tcPr>
                <w:p w14:paraId="02F27233"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275" w:type="dxa"/>
                </w:tcPr>
                <w:p w14:paraId="2A13B7BD" w14:textId="77777777" w:rsidR="006038CC" w:rsidRDefault="006038CC">
                  <w:pPr>
                    <w:spacing w:before="60" w:after="60"/>
                    <w:rPr>
                      <w:rFonts w:ascii="Arial" w:eastAsia="Arial" w:hAnsi="Arial" w:cs="Arial"/>
                    </w:rPr>
                  </w:pPr>
                </w:p>
              </w:tc>
              <w:tc>
                <w:tcPr>
                  <w:tcW w:w="1203" w:type="dxa"/>
                </w:tcPr>
                <w:p w14:paraId="517CA3C1" w14:textId="77777777" w:rsidR="006038CC" w:rsidRDefault="006038CC">
                  <w:pPr>
                    <w:spacing w:before="60" w:after="60"/>
                    <w:rPr>
                      <w:rFonts w:ascii="Arial" w:eastAsia="Arial" w:hAnsi="Arial" w:cs="Arial"/>
                    </w:rPr>
                  </w:pPr>
                </w:p>
              </w:tc>
            </w:tr>
            <w:tr w:rsidR="006038CC" w14:paraId="57EBA4E3" w14:textId="77777777" w:rsidTr="00701AD8">
              <w:tc>
                <w:tcPr>
                  <w:tcW w:w="2269" w:type="dxa"/>
                  <w:vAlign w:val="center"/>
                </w:tcPr>
                <w:p w14:paraId="4A8F5A23" w14:textId="77777777" w:rsidR="006038CC" w:rsidRDefault="00404C5B">
                  <w:pPr>
                    <w:spacing w:before="60" w:after="60"/>
                    <w:rPr>
                      <w:rFonts w:ascii="Arial" w:eastAsia="Arial" w:hAnsi="Arial" w:cs="Arial"/>
                    </w:rPr>
                  </w:pPr>
                  <w:r>
                    <w:rPr>
                      <w:rFonts w:ascii="Arial" w:eastAsia="Arial" w:hAnsi="Arial" w:cs="Arial"/>
                      <w:b/>
                      <w:bCs/>
                    </w:rPr>
                    <w:t>Testing</w:t>
                  </w:r>
                </w:p>
              </w:tc>
              <w:tc>
                <w:tcPr>
                  <w:tcW w:w="1406" w:type="dxa"/>
                </w:tcPr>
                <w:p w14:paraId="7881D364" w14:textId="77777777" w:rsidR="006038CC" w:rsidRDefault="006038CC">
                  <w:pPr>
                    <w:spacing w:before="60" w:after="60"/>
                    <w:rPr>
                      <w:rFonts w:ascii="Arial" w:eastAsia="Arial" w:hAnsi="Arial" w:cs="Arial"/>
                    </w:rPr>
                  </w:pPr>
                </w:p>
              </w:tc>
              <w:tc>
                <w:tcPr>
                  <w:tcW w:w="1387" w:type="dxa"/>
                </w:tcPr>
                <w:p w14:paraId="2797AC00" w14:textId="77777777" w:rsidR="006038CC" w:rsidRDefault="006038CC">
                  <w:pPr>
                    <w:spacing w:before="60" w:after="60"/>
                    <w:rPr>
                      <w:rFonts w:ascii="Arial" w:eastAsia="Arial" w:hAnsi="Arial" w:cs="Arial"/>
                    </w:rPr>
                  </w:pPr>
                </w:p>
              </w:tc>
              <w:tc>
                <w:tcPr>
                  <w:tcW w:w="1391" w:type="dxa"/>
                </w:tcPr>
                <w:p w14:paraId="00AE3B78" w14:textId="77777777" w:rsidR="006038CC" w:rsidRDefault="006038CC">
                  <w:pPr>
                    <w:spacing w:before="60" w:after="60"/>
                    <w:rPr>
                      <w:rFonts w:ascii="Arial" w:eastAsia="Arial" w:hAnsi="Arial" w:cs="Arial"/>
                    </w:rPr>
                  </w:pPr>
                </w:p>
              </w:tc>
              <w:tc>
                <w:tcPr>
                  <w:tcW w:w="1275" w:type="dxa"/>
                </w:tcPr>
                <w:p w14:paraId="372C184D"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203" w:type="dxa"/>
                </w:tcPr>
                <w:p w14:paraId="31AD142C" w14:textId="77777777" w:rsidR="006038CC" w:rsidRDefault="006038CC">
                  <w:pPr>
                    <w:spacing w:before="60" w:after="60"/>
                    <w:rPr>
                      <w:rFonts w:ascii="Arial" w:eastAsia="Arial" w:hAnsi="Arial" w:cs="Arial"/>
                    </w:rPr>
                  </w:pPr>
                </w:p>
              </w:tc>
            </w:tr>
            <w:tr w:rsidR="006038CC" w14:paraId="3E0B8C18" w14:textId="77777777" w:rsidTr="00701AD8">
              <w:tc>
                <w:tcPr>
                  <w:tcW w:w="2269" w:type="dxa"/>
                  <w:vAlign w:val="center"/>
                </w:tcPr>
                <w:p w14:paraId="06218E8E" w14:textId="77777777" w:rsidR="006038CC" w:rsidRDefault="00404C5B">
                  <w:pPr>
                    <w:spacing w:before="60" w:after="60"/>
                    <w:rPr>
                      <w:rFonts w:ascii="Arial" w:eastAsia="Arial" w:hAnsi="Arial" w:cs="Arial"/>
                    </w:rPr>
                  </w:pPr>
                  <w:r>
                    <w:rPr>
                      <w:rFonts w:ascii="Arial" w:eastAsia="Arial" w:hAnsi="Arial" w:cs="Arial"/>
                      <w:b/>
                      <w:bCs/>
                    </w:rPr>
                    <w:t>Validation</w:t>
                  </w:r>
                </w:p>
              </w:tc>
              <w:tc>
                <w:tcPr>
                  <w:tcW w:w="1406" w:type="dxa"/>
                </w:tcPr>
                <w:p w14:paraId="50669B40" w14:textId="77777777" w:rsidR="006038CC" w:rsidRDefault="006038CC">
                  <w:pPr>
                    <w:spacing w:before="60" w:after="60"/>
                    <w:rPr>
                      <w:rFonts w:ascii="Arial" w:eastAsia="Arial" w:hAnsi="Arial" w:cs="Arial"/>
                    </w:rPr>
                  </w:pPr>
                </w:p>
              </w:tc>
              <w:tc>
                <w:tcPr>
                  <w:tcW w:w="1387" w:type="dxa"/>
                </w:tcPr>
                <w:p w14:paraId="0B5ED2E6" w14:textId="77777777" w:rsidR="006038CC" w:rsidRDefault="006038CC">
                  <w:pPr>
                    <w:spacing w:before="60" w:after="60"/>
                    <w:rPr>
                      <w:rFonts w:ascii="Arial" w:eastAsia="Arial" w:hAnsi="Arial" w:cs="Arial"/>
                    </w:rPr>
                  </w:pPr>
                </w:p>
              </w:tc>
              <w:tc>
                <w:tcPr>
                  <w:tcW w:w="1391" w:type="dxa"/>
                </w:tcPr>
                <w:p w14:paraId="4FCD8391" w14:textId="77777777" w:rsidR="006038CC" w:rsidRDefault="006038CC">
                  <w:pPr>
                    <w:spacing w:before="60" w:after="60"/>
                    <w:rPr>
                      <w:rFonts w:ascii="Arial" w:eastAsia="Arial" w:hAnsi="Arial" w:cs="Arial"/>
                    </w:rPr>
                  </w:pPr>
                </w:p>
              </w:tc>
              <w:tc>
                <w:tcPr>
                  <w:tcW w:w="1275" w:type="dxa"/>
                </w:tcPr>
                <w:p w14:paraId="1A3D2C7E"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203" w:type="dxa"/>
                </w:tcPr>
                <w:p w14:paraId="37E096F2" w14:textId="77777777" w:rsidR="006038CC" w:rsidRDefault="006038CC">
                  <w:pPr>
                    <w:spacing w:before="60" w:after="60"/>
                    <w:rPr>
                      <w:rFonts w:ascii="Arial" w:eastAsia="Arial" w:hAnsi="Arial" w:cs="Arial"/>
                    </w:rPr>
                  </w:pPr>
                </w:p>
              </w:tc>
            </w:tr>
            <w:tr w:rsidR="006038CC" w14:paraId="07AB362F" w14:textId="77777777" w:rsidTr="00701AD8">
              <w:tc>
                <w:tcPr>
                  <w:tcW w:w="2269" w:type="dxa"/>
                  <w:vAlign w:val="center"/>
                </w:tcPr>
                <w:p w14:paraId="5C0A47D0" w14:textId="77777777" w:rsidR="006038CC" w:rsidRDefault="00404C5B">
                  <w:pPr>
                    <w:spacing w:before="60" w:after="60"/>
                    <w:rPr>
                      <w:rFonts w:ascii="Arial" w:eastAsia="Arial" w:hAnsi="Arial" w:cs="Arial"/>
                    </w:rPr>
                  </w:pPr>
                  <w:r>
                    <w:rPr>
                      <w:rFonts w:ascii="Arial" w:eastAsia="Arial" w:hAnsi="Arial" w:cs="Arial"/>
                      <w:b/>
                      <w:bCs/>
                    </w:rPr>
                    <w:t>Final Report</w:t>
                  </w:r>
                </w:p>
              </w:tc>
              <w:tc>
                <w:tcPr>
                  <w:tcW w:w="1406" w:type="dxa"/>
                </w:tcPr>
                <w:p w14:paraId="1171E143" w14:textId="77777777" w:rsidR="006038CC" w:rsidRDefault="006038CC">
                  <w:pPr>
                    <w:spacing w:before="60" w:after="60"/>
                    <w:rPr>
                      <w:rFonts w:ascii="Arial" w:eastAsia="Arial" w:hAnsi="Arial" w:cs="Arial"/>
                    </w:rPr>
                  </w:pPr>
                </w:p>
              </w:tc>
              <w:tc>
                <w:tcPr>
                  <w:tcW w:w="1387" w:type="dxa"/>
                </w:tcPr>
                <w:p w14:paraId="58DB93FE" w14:textId="77777777" w:rsidR="006038CC" w:rsidRDefault="006038CC">
                  <w:pPr>
                    <w:spacing w:before="60" w:after="60"/>
                    <w:rPr>
                      <w:rFonts w:ascii="Arial" w:eastAsia="Arial" w:hAnsi="Arial" w:cs="Arial"/>
                    </w:rPr>
                  </w:pPr>
                </w:p>
              </w:tc>
              <w:tc>
                <w:tcPr>
                  <w:tcW w:w="1391" w:type="dxa"/>
                </w:tcPr>
                <w:p w14:paraId="7AC94A24" w14:textId="77777777" w:rsidR="006038CC" w:rsidRDefault="006038CC">
                  <w:pPr>
                    <w:spacing w:before="60" w:after="60"/>
                    <w:rPr>
                      <w:rFonts w:ascii="Arial" w:eastAsia="Arial" w:hAnsi="Arial" w:cs="Arial"/>
                    </w:rPr>
                  </w:pPr>
                </w:p>
              </w:tc>
              <w:tc>
                <w:tcPr>
                  <w:tcW w:w="1275" w:type="dxa"/>
                </w:tcPr>
                <w:p w14:paraId="172E433D" w14:textId="77777777" w:rsidR="006038CC" w:rsidRDefault="006038CC">
                  <w:pPr>
                    <w:spacing w:before="60" w:after="60"/>
                    <w:rPr>
                      <w:rFonts w:ascii="Arial" w:eastAsia="Arial" w:hAnsi="Arial" w:cs="Arial"/>
                    </w:rPr>
                  </w:pPr>
                </w:p>
              </w:tc>
              <w:tc>
                <w:tcPr>
                  <w:tcW w:w="1203" w:type="dxa"/>
                </w:tcPr>
                <w:p w14:paraId="64D62DE2"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r>
          </w:tbl>
          <w:p w14:paraId="4E4A5EF2" w14:textId="77777777" w:rsidR="006038CC" w:rsidRDefault="00404C5B">
            <w:pPr>
              <w:tabs>
                <w:tab w:val="left" w:pos="6990"/>
              </w:tabs>
              <w:spacing w:before="60" w:after="60"/>
              <w:rPr>
                <w:rFonts w:ascii="Arial" w:eastAsia="Arial" w:hAnsi="Arial" w:cs="Arial"/>
                <w:sz w:val="28"/>
                <w:szCs w:val="28"/>
              </w:rPr>
            </w:pPr>
            <w:r>
              <w:rPr>
                <w:rFonts w:ascii="Arial" w:eastAsia="Arial" w:hAnsi="Arial" w:cs="Arial"/>
                <w:b/>
                <w:bCs/>
                <w:sz w:val="28"/>
                <w:szCs w:val="28"/>
              </w:rPr>
              <w:tab/>
            </w:r>
          </w:p>
        </w:tc>
      </w:tr>
      <w:tr w:rsidR="006038CC" w14:paraId="1957E216" w14:textId="77777777" w:rsidTr="002E521A">
        <w:trPr>
          <w:trHeight w:val="240"/>
        </w:trPr>
        <w:tc>
          <w:tcPr>
            <w:tcW w:w="403" w:type="dxa"/>
          </w:tcPr>
          <w:p w14:paraId="4B8B8D15" w14:textId="77777777" w:rsidR="006038CC" w:rsidRDefault="006038CC" w:rsidP="002E521A">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43B038D8" w14:textId="77777777" w:rsidR="006038CC" w:rsidRDefault="00404C5B">
            <w:pPr>
              <w:spacing w:before="60" w:after="60"/>
              <w:ind w:right="54"/>
              <w:rPr>
                <w:rFonts w:ascii="Arial" w:eastAsia="Arial" w:hAnsi="Arial" w:cs="Arial"/>
                <w:color w:val="0000FF"/>
              </w:rPr>
            </w:pPr>
            <w:r>
              <w:rPr>
                <w:rFonts w:ascii="Arial" w:eastAsia="Arial" w:hAnsi="Arial" w:cs="Arial"/>
                <w:b/>
                <w:bCs/>
                <w:color w:val="0000FF"/>
                <w:sz w:val="24"/>
                <w:szCs w:val="24"/>
              </w:rPr>
              <w:t xml:space="preserve">Facilities Available: </w:t>
            </w:r>
          </w:p>
          <w:p w14:paraId="5A81849E" w14:textId="77777777" w:rsidR="006038CC" w:rsidRDefault="00404C5B">
            <w:pPr>
              <w:spacing w:before="60" w:after="60"/>
              <w:rPr>
                <w:rFonts w:ascii="Arial" w:eastAsia="Arial" w:hAnsi="Arial" w:cs="Arial"/>
              </w:rPr>
            </w:pPr>
            <w:r>
              <w:rPr>
                <w:rFonts w:ascii="Arial" w:eastAsia="Arial" w:hAnsi="Arial" w:cs="Arial"/>
              </w:rPr>
              <w:t xml:space="preserve">Please mention the details of the available facilities under each category. If any facility is not </w:t>
            </w:r>
            <w:r>
              <w:rPr>
                <w:rFonts w:ascii="Arial" w:eastAsia="Arial" w:hAnsi="Arial" w:cs="Arial"/>
              </w:rPr>
              <w:lastRenderedPageBreak/>
              <w:t>available in your institution, please enter “NONE”.</w:t>
            </w:r>
          </w:p>
          <w:p w14:paraId="35C98C8C" w14:textId="77777777" w:rsidR="006038CC" w:rsidRDefault="006038CC">
            <w:pPr>
              <w:spacing w:before="60" w:after="60"/>
              <w:rPr>
                <w:rFonts w:ascii="Arial" w:eastAsia="Arial" w:hAnsi="Arial" w:cs="Arial"/>
              </w:rPr>
            </w:pPr>
          </w:p>
          <w:tbl>
            <w:tblPr>
              <w:tblW w:w="850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3"/>
              <w:gridCol w:w="5102"/>
            </w:tblGrid>
            <w:tr w:rsidR="006038CC" w14:paraId="3487AAA2" w14:textId="77777777" w:rsidTr="00701AD8">
              <w:trPr>
                <w:trHeight w:val="70"/>
              </w:trPr>
              <w:tc>
                <w:tcPr>
                  <w:tcW w:w="3403" w:type="dxa"/>
                </w:tcPr>
                <w:p w14:paraId="1021A6F6"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1. Laboratory</w:t>
                  </w:r>
                </w:p>
              </w:tc>
              <w:tc>
                <w:tcPr>
                  <w:tcW w:w="5102" w:type="dxa"/>
                </w:tcPr>
                <w:p w14:paraId="760EE582"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YES, GPU ONLY</w:t>
                  </w:r>
                </w:p>
              </w:tc>
            </w:tr>
            <w:tr w:rsidR="006038CC" w14:paraId="41526EC6" w14:textId="77777777" w:rsidTr="00701AD8">
              <w:trPr>
                <w:trHeight w:val="70"/>
              </w:trPr>
              <w:tc>
                <w:tcPr>
                  <w:tcW w:w="3403" w:type="dxa"/>
                </w:tcPr>
                <w:p w14:paraId="53A9CCD0"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2. Equipment</w:t>
                  </w:r>
                </w:p>
              </w:tc>
              <w:tc>
                <w:tcPr>
                  <w:tcW w:w="5102" w:type="dxa"/>
                </w:tcPr>
                <w:p w14:paraId="342317BD"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NONE</w:t>
                  </w:r>
                </w:p>
              </w:tc>
            </w:tr>
            <w:tr w:rsidR="006038CC" w14:paraId="04C67E31" w14:textId="77777777" w:rsidTr="00701AD8">
              <w:trPr>
                <w:trHeight w:val="70"/>
              </w:trPr>
              <w:tc>
                <w:tcPr>
                  <w:tcW w:w="3403" w:type="dxa"/>
                </w:tcPr>
                <w:p w14:paraId="127075DA"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3. Software</w:t>
                  </w:r>
                </w:p>
              </w:tc>
              <w:tc>
                <w:tcPr>
                  <w:tcW w:w="5102" w:type="dxa"/>
                </w:tcPr>
                <w:p w14:paraId="7F65F074"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YES, OPEN SOURCE ONLY</w:t>
                  </w:r>
                </w:p>
              </w:tc>
            </w:tr>
            <w:tr w:rsidR="006038CC" w14:paraId="3447648F" w14:textId="77777777" w:rsidTr="00701AD8">
              <w:trPr>
                <w:trHeight w:val="70"/>
              </w:trPr>
              <w:tc>
                <w:tcPr>
                  <w:tcW w:w="3403" w:type="dxa"/>
                </w:tcPr>
                <w:p w14:paraId="4DE3CE94"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4. Instruments</w:t>
                  </w:r>
                </w:p>
              </w:tc>
              <w:tc>
                <w:tcPr>
                  <w:tcW w:w="5102" w:type="dxa"/>
                </w:tcPr>
                <w:p w14:paraId="3778E71F"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MECHANICAL LAB AVAILABLE</w:t>
                  </w:r>
                </w:p>
              </w:tc>
            </w:tr>
            <w:tr w:rsidR="006038CC" w14:paraId="5DD56F1A" w14:textId="77777777" w:rsidTr="00701AD8">
              <w:trPr>
                <w:trHeight w:val="70"/>
              </w:trPr>
              <w:tc>
                <w:tcPr>
                  <w:tcW w:w="3403" w:type="dxa"/>
                </w:tcPr>
                <w:p w14:paraId="31E982B0"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5. Workshop</w:t>
                  </w:r>
                </w:p>
              </w:tc>
              <w:tc>
                <w:tcPr>
                  <w:tcW w:w="5102" w:type="dxa"/>
                </w:tcPr>
                <w:p w14:paraId="66477160"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NONE</w:t>
                  </w:r>
                </w:p>
              </w:tc>
            </w:tr>
            <w:tr w:rsidR="006038CC" w14:paraId="1083F95C" w14:textId="77777777" w:rsidTr="00701AD8">
              <w:trPr>
                <w:trHeight w:val="191"/>
              </w:trPr>
              <w:tc>
                <w:tcPr>
                  <w:tcW w:w="3403" w:type="dxa"/>
                </w:tcPr>
                <w:p w14:paraId="6014229E"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6. Institutional facilities</w:t>
                  </w:r>
                </w:p>
              </w:tc>
              <w:tc>
                <w:tcPr>
                  <w:tcW w:w="5102" w:type="dxa"/>
                </w:tcPr>
                <w:p w14:paraId="7F80EFFF"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NONE</w:t>
                  </w:r>
                </w:p>
              </w:tc>
            </w:tr>
          </w:tbl>
          <w:p w14:paraId="3201EB4E" w14:textId="77777777" w:rsidR="006038CC" w:rsidRDefault="006038CC">
            <w:pPr>
              <w:widowControl/>
              <w:spacing w:before="60" w:after="60"/>
              <w:jc w:val="left"/>
              <w:rPr>
                <w:rFonts w:ascii="Arial" w:eastAsia="Arial" w:hAnsi="Arial" w:cs="Arial"/>
                <w:sz w:val="24"/>
                <w:szCs w:val="24"/>
              </w:rPr>
            </w:pPr>
          </w:p>
          <w:p w14:paraId="0EACE19C" w14:textId="77777777" w:rsidR="006038CC" w:rsidRDefault="006038CC">
            <w:pPr>
              <w:widowControl/>
              <w:spacing w:before="60" w:after="60"/>
              <w:jc w:val="left"/>
              <w:rPr>
                <w:rFonts w:ascii="Arial" w:eastAsia="Arial" w:hAnsi="Arial" w:cs="Arial"/>
                <w:sz w:val="24"/>
                <w:szCs w:val="24"/>
              </w:rPr>
            </w:pPr>
          </w:p>
        </w:tc>
      </w:tr>
      <w:tr w:rsidR="006038CC" w14:paraId="4FE49559" w14:textId="77777777" w:rsidTr="002E521A">
        <w:trPr>
          <w:trHeight w:val="8621"/>
        </w:trPr>
        <w:tc>
          <w:tcPr>
            <w:tcW w:w="403" w:type="dxa"/>
          </w:tcPr>
          <w:p w14:paraId="5B89133F" w14:textId="77777777" w:rsidR="006038CC" w:rsidRDefault="006038CC" w:rsidP="00701AD8">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34B44D00"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Major Requirements for the Project:</w:t>
            </w:r>
          </w:p>
          <w:p w14:paraId="03FACF2C" w14:textId="77777777" w:rsidR="006450B5" w:rsidRPr="006450B5" w:rsidRDefault="006450B5" w:rsidP="006450B5">
            <w:pPr>
              <w:spacing w:before="60" w:after="60"/>
              <w:jc w:val="left"/>
              <w:rPr>
                <w:rFonts w:ascii="Arial" w:hAnsi="Arial" w:cs="Arial"/>
                <w:sz w:val="24"/>
                <w:szCs w:val="24"/>
              </w:rPr>
            </w:pPr>
            <w:r w:rsidRPr="006450B5">
              <w:rPr>
                <w:rFonts w:ascii="Arial" w:hAnsi="Arial" w:cs="Arial"/>
                <w:sz w:val="24"/>
                <w:szCs w:val="24"/>
              </w:rPr>
              <w:t>HARDWARE</w:t>
            </w:r>
            <w:r>
              <w:rPr>
                <w:rFonts w:ascii="Arial" w:hAnsi="Arial" w:cs="Arial"/>
                <w:sz w:val="24"/>
                <w:szCs w:val="24"/>
              </w:rPr>
              <w:t>:</w:t>
            </w:r>
          </w:p>
          <w:p w14:paraId="47EA7A1D" w14:textId="77777777" w:rsidR="006450B5" w:rsidRPr="006450B5" w:rsidRDefault="006450B5" w:rsidP="006450B5">
            <w:pPr>
              <w:spacing w:before="60" w:after="60"/>
              <w:jc w:val="left"/>
              <w:rPr>
                <w:rFonts w:ascii="Arial" w:hAnsi="Arial" w:cs="Arial"/>
                <w:sz w:val="24"/>
                <w:szCs w:val="24"/>
              </w:rPr>
            </w:pPr>
            <w:r>
              <w:rPr>
                <w:rFonts w:ascii="Arial" w:hAnsi="Arial" w:cs="Arial"/>
                <w:sz w:val="24"/>
                <w:szCs w:val="24"/>
              </w:rPr>
              <w:t>- SENSORS:</w:t>
            </w:r>
            <w:r w:rsidRPr="006450B5">
              <w:rPr>
                <w:rFonts w:ascii="Arial" w:hAnsi="Arial" w:cs="Arial"/>
                <w:sz w:val="24"/>
                <w:szCs w:val="24"/>
              </w:rPr>
              <w:t xml:space="preserve"> INMP441 MICROPHONE AND MPU6050 ACCELEROMETER/GYROSCOPE</w:t>
            </w:r>
          </w:p>
          <w:p w14:paraId="095B8E0B" w14:textId="77777777" w:rsidR="006450B5" w:rsidRDefault="006450B5" w:rsidP="006450B5">
            <w:pPr>
              <w:spacing w:before="60" w:after="60"/>
              <w:jc w:val="left"/>
              <w:rPr>
                <w:rFonts w:ascii="Arial" w:hAnsi="Arial" w:cs="Arial"/>
                <w:sz w:val="24"/>
                <w:szCs w:val="24"/>
              </w:rPr>
            </w:pPr>
            <w:r>
              <w:rPr>
                <w:rFonts w:ascii="Arial" w:hAnsi="Arial" w:cs="Arial"/>
                <w:sz w:val="24"/>
                <w:szCs w:val="24"/>
              </w:rPr>
              <w:t>- MICROCONTROLLE:</w:t>
            </w:r>
            <w:r w:rsidR="005A4920">
              <w:rPr>
                <w:rFonts w:ascii="Arial" w:hAnsi="Arial" w:cs="Arial"/>
                <w:sz w:val="24"/>
                <w:szCs w:val="24"/>
              </w:rPr>
              <w:t xml:space="preserve"> ESP32-S3-N8R8</w:t>
            </w:r>
          </w:p>
          <w:p w14:paraId="1864F7DE" w14:textId="77777777" w:rsidR="005A4920" w:rsidRPr="006450B5" w:rsidRDefault="005A4920" w:rsidP="006450B5">
            <w:pPr>
              <w:spacing w:before="60" w:after="60"/>
              <w:jc w:val="left"/>
              <w:rPr>
                <w:rFonts w:ascii="Arial" w:hAnsi="Arial" w:cs="Arial"/>
                <w:sz w:val="24"/>
                <w:szCs w:val="24"/>
              </w:rPr>
            </w:pPr>
          </w:p>
          <w:p w14:paraId="7485B824" w14:textId="77777777" w:rsidR="006450B5" w:rsidRPr="006450B5" w:rsidRDefault="006450B5" w:rsidP="006450B5">
            <w:pPr>
              <w:spacing w:before="60" w:after="60"/>
              <w:jc w:val="left"/>
              <w:rPr>
                <w:rFonts w:ascii="Arial" w:hAnsi="Arial" w:cs="Arial"/>
                <w:sz w:val="24"/>
                <w:szCs w:val="24"/>
              </w:rPr>
            </w:pPr>
            <w:r w:rsidRPr="006450B5">
              <w:rPr>
                <w:rFonts w:ascii="Arial" w:hAnsi="Arial" w:cs="Arial"/>
                <w:sz w:val="24"/>
                <w:szCs w:val="24"/>
              </w:rPr>
              <w:t>SOFTWARE</w:t>
            </w:r>
            <w:r>
              <w:rPr>
                <w:rFonts w:ascii="Arial" w:hAnsi="Arial" w:cs="Arial"/>
                <w:sz w:val="24"/>
                <w:szCs w:val="24"/>
              </w:rPr>
              <w:t>:</w:t>
            </w:r>
          </w:p>
          <w:p w14:paraId="48F63BA2" w14:textId="77777777" w:rsidR="006450B5" w:rsidRPr="006450B5" w:rsidRDefault="006450B5" w:rsidP="006450B5">
            <w:pPr>
              <w:spacing w:before="60" w:after="60"/>
              <w:jc w:val="left"/>
              <w:rPr>
                <w:rFonts w:ascii="Arial" w:hAnsi="Arial" w:cs="Arial"/>
                <w:sz w:val="24"/>
                <w:szCs w:val="24"/>
              </w:rPr>
            </w:pPr>
            <w:r w:rsidRPr="006450B5">
              <w:rPr>
                <w:rFonts w:ascii="Arial" w:hAnsi="Arial" w:cs="Arial"/>
                <w:sz w:val="24"/>
                <w:szCs w:val="24"/>
              </w:rPr>
              <w:t>- PYTHON</w:t>
            </w:r>
          </w:p>
          <w:p w14:paraId="295A87C0" w14:textId="77777777" w:rsidR="006450B5" w:rsidRPr="006450B5" w:rsidRDefault="006450B5" w:rsidP="006450B5">
            <w:pPr>
              <w:spacing w:before="60" w:after="60"/>
              <w:jc w:val="left"/>
              <w:rPr>
                <w:rFonts w:ascii="Arial" w:hAnsi="Arial" w:cs="Arial"/>
                <w:sz w:val="24"/>
                <w:szCs w:val="24"/>
              </w:rPr>
            </w:pPr>
            <w:r w:rsidRPr="006450B5">
              <w:rPr>
                <w:rFonts w:ascii="Arial" w:hAnsi="Arial" w:cs="Arial"/>
                <w:sz w:val="24"/>
                <w:szCs w:val="24"/>
              </w:rPr>
              <w:t>- TENSORFLOW / PYTORCH</w:t>
            </w:r>
          </w:p>
          <w:p w14:paraId="111698AF" w14:textId="77777777" w:rsidR="006450B5" w:rsidRPr="006450B5" w:rsidRDefault="006450B5" w:rsidP="006450B5">
            <w:pPr>
              <w:spacing w:before="60" w:after="60"/>
              <w:jc w:val="left"/>
              <w:rPr>
                <w:rFonts w:ascii="Arial" w:hAnsi="Arial" w:cs="Arial"/>
                <w:sz w:val="24"/>
                <w:szCs w:val="24"/>
              </w:rPr>
            </w:pPr>
            <w:r w:rsidRPr="006450B5">
              <w:rPr>
                <w:rFonts w:ascii="Arial" w:hAnsi="Arial" w:cs="Arial"/>
                <w:sz w:val="24"/>
                <w:szCs w:val="24"/>
              </w:rPr>
              <w:t>- TENSORFLOW LITE FOR MICROCONTROLLERS</w:t>
            </w:r>
          </w:p>
          <w:p w14:paraId="2AEC3370" w14:textId="77777777" w:rsidR="006450B5" w:rsidRPr="006450B5" w:rsidRDefault="006450B5" w:rsidP="006450B5">
            <w:pPr>
              <w:spacing w:before="60" w:after="60"/>
              <w:jc w:val="left"/>
              <w:rPr>
                <w:rFonts w:ascii="Arial" w:hAnsi="Arial" w:cs="Arial"/>
                <w:sz w:val="24"/>
                <w:szCs w:val="24"/>
              </w:rPr>
            </w:pPr>
            <w:r w:rsidRPr="006450B5">
              <w:rPr>
                <w:rFonts w:ascii="Arial" w:hAnsi="Arial" w:cs="Arial"/>
                <w:sz w:val="24"/>
                <w:szCs w:val="24"/>
              </w:rPr>
              <w:t>- ARDUINO IDE / ESP-IDF</w:t>
            </w:r>
          </w:p>
          <w:p w14:paraId="427E1C90" w14:textId="77777777" w:rsidR="006450B5" w:rsidRPr="006450B5" w:rsidRDefault="006450B5" w:rsidP="006450B5">
            <w:pPr>
              <w:spacing w:before="60" w:after="60"/>
              <w:jc w:val="left"/>
              <w:rPr>
                <w:rFonts w:ascii="Arial" w:hAnsi="Arial" w:cs="Arial"/>
                <w:sz w:val="24"/>
                <w:szCs w:val="24"/>
              </w:rPr>
            </w:pPr>
            <w:r w:rsidRPr="006450B5">
              <w:rPr>
                <w:rFonts w:ascii="Arial" w:hAnsi="Arial" w:cs="Arial"/>
                <w:sz w:val="24"/>
                <w:szCs w:val="24"/>
              </w:rPr>
              <w:t>- LIBROSA, NUMPY, SCIPY AND SCIKIT-LEARN</w:t>
            </w:r>
          </w:p>
          <w:p w14:paraId="7B1AA816" w14:textId="77777777" w:rsidR="006450B5" w:rsidRPr="006450B5" w:rsidRDefault="006450B5" w:rsidP="006450B5">
            <w:pPr>
              <w:spacing w:before="60" w:after="60"/>
              <w:jc w:val="left"/>
              <w:rPr>
                <w:rFonts w:ascii="Arial" w:hAnsi="Arial" w:cs="Arial"/>
                <w:sz w:val="24"/>
                <w:szCs w:val="24"/>
              </w:rPr>
            </w:pPr>
            <w:r w:rsidRPr="006450B5">
              <w:rPr>
                <w:rFonts w:ascii="Arial" w:hAnsi="Arial" w:cs="Arial"/>
                <w:sz w:val="24"/>
                <w:szCs w:val="24"/>
              </w:rPr>
              <w:t>- ESP-DSP LIBRARY</w:t>
            </w:r>
          </w:p>
          <w:p w14:paraId="48AF43C9" w14:textId="77777777" w:rsidR="006450B5" w:rsidRPr="006450B5" w:rsidRDefault="006450B5" w:rsidP="006450B5">
            <w:pPr>
              <w:spacing w:before="60" w:after="60"/>
              <w:jc w:val="left"/>
              <w:rPr>
                <w:rFonts w:ascii="Arial" w:hAnsi="Arial" w:cs="Arial"/>
                <w:sz w:val="24"/>
                <w:szCs w:val="24"/>
              </w:rPr>
            </w:pPr>
          </w:p>
          <w:p w14:paraId="06C85029" w14:textId="77777777" w:rsidR="006450B5" w:rsidRPr="006450B5" w:rsidRDefault="006450B5" w:rsidP="006450B5">
            <w:pPr>
              <w:spacing w:before="60" w:after="60"/>
              <w:jc w:val="left"/>
              <w:rPr>
                <w:rFonts w:ascii="Arial" w:hAnsi="Arial" w:cs="Arial"/>
                <w:sz w:val="24"/>
                <w:szCs w:val="24"/>
              </w:rPr>
            </w:pPr>
            <w:r w:rsidRPr="006450B5">
              <w:rPr>
                <w:rFonts w:ascii="Arial" w:hAnsi="Arial" w:cs="Arial"/>
                <w:sz w:val="24"/>
                <w:szCs w:val="24"/>
              </w:rPr>
              <w:t>CONSUMABLES</w:t>
            </w:r>
            <w:r>
              <w:rPr>
                <w:rFonts w:ascii="Arial" w:hAnsi="Arial" w:cs="Arial"/>
                <w:sz w:val="24"/>
                <w:szCs w:val="24"/>
              </w:rPr>
              <w:t>:</w:t>
            </w:r>
          </w:p>
          <w:p w14:paraId="4DB7FC13" w14:textId="77777777" w:rsidR="006450B5" w:rsidRPr="006450B5" w:rsidRDefault="006450B5" w:rsidP="006450B5">
            <w:pPr>
              <w:spacing w:before="60" w:after="60"/>
              <w:jc w:val="left"/>
              <w:rPr>
                <w:rFonts w:ascii="Arial" w:hAnsi="Arial" w:cs="Arial"/>
                <w:sz w:val="24"/>
                <w:szCs w:val="24"/>
              </w:rPr>
            </w:pPr>
            <w:r>
              <w:rPr>
                <w:rFonts w:ascii="Arial" w:hAnsi="Arial" w:cs="Arial"/>
                <w:sz w:val="24"/>
                <w:szCs w:val="24"/>
              </w:rPr>
              <w:t>- ELECTRONIC COMPONENTS:</w:t>
            </w:r>
            <w:r w:rsidRPr="006450B5">
              <w:rPr>
                <w:rFonts w:ascii="Arial" w:hAnsi="Arial" w:cs="Arial"/>
                <w:sz w:val="24"/>
                <w:szCs w:val="24"/>
              </w:rPr>
              <w:t xml:space="preserve"> BREADBOARD, JUMPER WIRES, CONNECTORS AND REQUIRED CIRCUIT COMPONENTS</w:t>
            </w:r>
          </w:p>
          <w:p w14:paraId="264E542C" w14:textId="77777777" w:rsidR="006450B5" w:rsidRPr="006450B5" w:rsidRDefault="006450B5" w:rsidP="006450B5">
            <w:pPr>
              <w:spacing w:before="60" w:after="60"/>
              <w:jc w:val="left"/>
              <w:rPr>
                <w:rFonts w:ascii="Arial" w:hAnsi="Arial" w:cs="Arial"/>
                <w:sz w:val="24"/>
                <w:szCs w:val="24"/>
              </w:rPr>
            </w:pPr>
            <w:r>
              <w:rPr>
                <w:rFonts w:ascii="Arial" w:hAnsi="Arial" w:cs="Arial"/>
                <w:sz w:val="24"/>
                <w:szCs w:val="24"/>
              </w:rPr>
              <w:t>- FABRICATION MATERIALS:</w:t>
            </w:r>
            <w:r w:rsidRPr="006450B5">
              <w:rPr>
                <w:rFonts w:ascii="Arial" w:hAnsi="Arial" w:cs="Arial"/>
                <w:sz w:val="24"/>
                <w:szCs w:val="24"/>
              </w:rPr>
              <w:t xml:space="preserve"> ENCLOSURE AND MOUNTING MATERIALS FOR THE PROTOTYPE, IF REQUIRED</w:t>
            </w:r>
          </w:p>
          <w:p w14:paraId="25FFEBB6" w14:textId="77777777" w:rsidR="006450B5" w:rsidRPr="006450B5" w:rsidRDefault="006450B5" w:rsidP="006450B5">
            <w:pPr>
              <w:spacing w:before="60" w:after="60"/>
              <w:jc w:val="left"/>
              <w:rPr>
                <w:rFonts w:ascii="Arial" w:hAnsi="Arial" w:cs="Arial"/>
                <w:sz w:val="24"/>
                <w:szCs w:val="24"/>
              </w:rPr>
            </w:pPr>
          </w:p>
          <w:p w14:paraId="660262C8" w14:textId="77777777" w:rsidR="006450B5" w:rsidRPr="006450B5" w:rsidRDefault="006450B5" w:rsidP="006450B5">
            <w:pPr>
              <w:spacing w:before="60" w:after="60"/>
              <w:jc w:val="left"/>
              <w:rPr>
                <w:rFonts w:ascii="Arial" w:hAnsi="Arial" w:cs="Arial"/>
                <w:sz w:val="24"/>
                <w:szCs w:val="24"/>
              </w:rPr>
            </w:pPr>
            <w:r w:rsidRPr="006450B5">
              <w:rPr>
                <w:rFonts w:ascii="Arial" w:hAnsi="Arial" w:cs="Arial"/>
                <w:sz w:val="24"/>
                <w:szCs w:val="24"/>
              </w:rPr>
              <w:t>FIELD STUDIES</w:t>
            </w:r>
            <w:r>
              <w:rPr>
                <w:rFonts w:ascii="Arial" w:hAnsi="Arial" w:cs="Arial"/>
                <w:sz w:val="24"/>
                <w:szCs w:val="24"/>
              </w:rPr>
              <w:t>:</w:t>
            </w:r>
          </w:p>
          <w:p w14:paraId="04947F4E" w14:textId="77777777" w:rsidR="006038CC" w:rsidRDefault="006450B5" w:rsidP="00701AD8">
            <w:pPr>
              <w:spacing w:before="60" w:after="60"/>
              <w:jc w:val="left"/>
            </w:pPr>
            <w:r w:rsidRPr="006450B5">
              <w:rPr>
                <w:rFonts w:ascii="Arial" w:hAnsi="Arial" w:cs="Arial"/>
                <w:sz w:val="24"/>
                <w:szCs w:val="24"/>
              </w:rPr>
              <w:t>- SAMPLE COLLECTION / TESTING ON A PHYSICAL MOTOR TEST RIG, SUBJECT TO LABORATORY AVAILABILITY</w:t>
            </w:r>
          </w:p>
        </w:tc>
      </w:tr>
      <w:tr w:rsidR="006038CC" w14:paraId="00E00338" w14:textId="77777777" w:rsidTr="002E521A">
        <w:trPr>
          <w:trHeight w:val="967"/>
        </w:trPr>
        <w:tc>
          <w:tcPr>
            <w:tcW w:w="403" w:type="dxa"/>
          </w:tcPr>
          <w:p w14:paraId="0F425226" w14:textId="77777777" w:rsidR="006038CC" w:rsidRDefault="006038CC" w:rsidP="00701AD8">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7E5634F9"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Budget Estimate (Remove whichever is not relevant for the project):</w:t>
            </w:r>
          </w:p>
          <w:tbl>
            <w:tblPr>
              <w:tblW w:w="6521"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0"/>
              <w:gridCol w:w="2551"/>
            </w:tblGrid>
            <w:tr w:rsidR="006038CC" w14:paraId="75D1F728" w14:textId="77777777" w:rsidTr="00701AD8">
              <w:tc>
                <w:tcPr>
                  <w:tcW w:w="3970" w:type="dxa"/>
                  <w:vAlign w:val="center"/>
                </w:tcPr>
                <w:p w14:paraId="4C3B2500" w14:textId="77777777" w:rsidR="006038CC" w:rsidRDefault="00404C5B">
                  <w:pPr>
                    <w:spacing w:before="60" w:after="40"/>
                    <w:rPr>
                      <w:rFonts w:ascii="Arial" w:eastAsia="Arial" w:hAnsi="Arial" w:cs="Arial"/>
                      <w:sz w:val="24"/>
                      <w:szCs w:val="24"/>
                    </w:rPr>
                  </w:pPr>
                  <w:r>
                    <w:rPr>
                      <w:rFonts w:ascii="Arial" w:eastAsia="Arial" w:hAnsi="Arial" w:cs="Arial"/>
                      <w:b/>
                      <w:bCs/>
                      <w:sz w:val="24"/>
                      <w:szCs w:val="24"/>
                    </w:rPr>
                    <w:t>Item</w:t>
                  </w:r>
                </w:p>
              </w:tc>
              <w:tc>
                <w:tcPr>
                  <w:tcW w:w="2551" w:type="dxa"/>
                  <w:vAlign w:val="center"/>
                </w:tcPr>
                <w:p w14:paraId="14074440" w14:textId="77777777" w:rsidR="006038CC" w:rsidRDefault="00404C5B">
                  <w:pPr>
                    <w:spacing w:before="60" w:after="40"/>
                    <w:jc w:val="center"/>
                    <w:rPr>
                      <w:rFonts w:ascii="Arial" w:eastAsia="Arial" w:hAnsi="Arial" w:cs="Arial"/>
                      <w:sz w:val="24"/>
                      <w:szCs w:val="24"/>
                    </w:rPr>
                  </w:pPr>
                  <w:r>
                    <w:rPr>
                      <w:rFonts w:ascii="Arial" w:eastAsia="Arial" w:hAnsi="Arial" w:cs="Arial"/>
                      <w:b/>
                      <w:bCs/>
                      <w:sz w:val="24"/>
                      <w:szCs w:val="24"/>
                    </w:rPr>
                    <w:t>Estimated Cost (₹)</w:t>
                  </w:r>
                </w:p>
              </w:tc>
            </w:tr>
            <w:tr w:rsidR="006038CC" w14:paraId="43538C2C" w14:textId="77777777" w:rsidTr="00701AD8">
              <w:trPr>
                <w:trHeight w:val="70"/>
              </w:trPr>
              <w:tc>
                <w:tcPr>
                  <w:tcW w:w="3970" w:type="dxa"/>
                  <w:vAlign w:val="center"/>
                </w:tcPr>
                <w:p w14:paraId="1303A44F" w14:textId="77777777" w:rsidR="006038CC" w:rsidRDefault="00404C5B">
                  <w:pPr>
                    <w:spacing w:before="60" w:after="40"/>
                    <w:rPr>
                      <w:rFonts w:ascii="Arial" w:eastAsia="Arial" w:hAnsi="Arial" w:cs="Arial"/>
                      <w:sz w:val="24"/>
                      <w:szCs w:val="24"/>
                    </w:rPr>
                  </w:pPr>
                  <w:r>
                    <w:rPr>
                      <w:rFonts w:ascii="Arial" w:eastAsia="Arial" w:hAnsi="Arial" w:cs="Arial"/>
                      <w:sz w:val="24"/>
                      <w:szCs w:val="24"/>
                    </w:rPr>
                    <w:t>Equipment / Components</w:t>
                  </w:r>
                </w:p>
                <w:p w14:paraId="0DC31809" w14:textId="2CE79F06" w:rsidR="00836CB1" w:rsidRDefault="005D508D">
                  <w:pPr>
                    <w:spacing w:before="60" w:after="40"/>
                    <w:rPr>
                      <w:rFonts w:ascii="Arial" w:eastAsia="Arial" w:hAnsi="Arial" w:cs="Arial"/>
                      <w:sz w:val="24"/>
                      <w:szCs w:val="24"/>
                    </w:rPr>
                  </w:pPr>
                  <w:r>
                    <w:rPr>
                      <w:rFonts w:ascii="Arial" w:eastAsia="Arial" w:hAnsi="Arial" w:cs="Arial"/>
                      <w:sz w:val="24"/>
                      <w:szCs w:val="24"/>
                    </w:rPr>
                    <w:t>(</w:t>
                  </w:r>
                  <w:r w:rsidRPr="006450B5">
                    <w:rPr>
                      <w:rFonts w:ascii="Arial" w:hAnsi="Arial" w:cs="Arial"/>
                      <w:sz w:val="24"/>
                      <w:szCs w:val="24"/>
                    </w:rPr>
                    <w:t>INMP441 MICROPHONE</w:t>
                  </w:r>
                  <w:r>
                    <w:rPr>
                      <w:rFonts w:ascii="Arial" w:hAnsi="Arial" w:cs="Arial"/>
                      <w:sz w:val="24"/>
                      <w:szCs w:val="24"/>
                    </w:rPr>
                    <w:t xml:space="preserve"> [4 pcs], ESP32-S3 [4 pcs], </w:t>
                  </w:r>
                  <w:r w:rsidRPr="006450B5">
                    <w:rPr>
                      <w:rFonts w:ascii="Arial" w:hAnsi="Arial" w:cs="Arial"/>
                      <w:sz w:val="24"/>
                      <w:szCs w:val="24"/>
                    </w:rPr>
                    <w:t>MPU6050</w:t>
                  </w:r>
                  <w:r>
                    <w:rPr>
                      <w:rFonts w:ascii="Arial" w:hAnsi="Arial" w:cs="Arial"/>
                      <w:sz w:val="24"/>
                      <w:szCs w:val="24"/>
                    </w:rPr>
                    <w:t xml:space="preserve"> [4</w:t>
                  </w:r>
                  <w:proofErr w:type="gramStart"/>
                  <w:r>
                    <w:rPr>
                      <w:rFonts w:ascii="Arial" w:hAnsi="Arial" w:cs="Arial"/>
                      <w:sz w:val="24"/>
                      <w:szCs w:val="24"/>
                    </w:rPr>
                    <w:t>] )</w:t>
                  </w:r>
                  <w:proofErr w:type="gramEnd"/>
                </w:p>
              </w:tc>
              <w:tc>
                <w:tcPr>
                  <w:tcW w:w="2551" w:type="dxa"/>
                  <w:vAlign w:val="center"/>
                </w:tcPr>
                <w:p w14:paraId="107DC0A1"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4280</w:t>
                  </w:r>
                </w:p>
              </w:tc>
            </w:tr>
            <w:tr w:rsidR="006038CC" w14:paraId="23FC826A" w14:textId="77777777" w:rsidTr="00701AD8">
              <w:trPr>
                <w:trHeight w:val="70"/>
              </w:trPr>
              <w:tc>
                <w:tcPr>
                  <w:tcW w:w="3970" w:type="dxa"/>
                  <w:vAlign w:val="center"/>
                </w:tcPr>
                <w:p w14:paraId="773549D9" w14:textId="77777777" w:rsidR="006038CC" w:rsidRDefault="00404C5B">
                  <w:pPr>
                    <w:spacing w:before="60" w:after="40"/>
                    <w:rPr>
                      <w:rFonts w:ascii="Arial" w:eastAsia="Arial" w:hAnsi="Arial" w:cs="Arial"/>
                      <w:sz w:val="24"/>
                      <w:szCs w:val="24"/>
                    </w:rPr>
                  </w:pPr>
                  <w:r>
                    <w:rPr>
                      <w:rFonts w:ascii="Arial" w:eastAsia="Arial" w:hAnsi="Arial" w:cs="Arial"/>
                      <w:sz w:val="24"/>
                      <w:szCs w:val="24"/>
                    </w:rPr>
                    <w:lastRenderedPageBreak/>
                    <w:t>Consumables</w:t>
                  </w:r>
                </w:p>
              </w:tc>
              <w:tc>
                <w:tcPr>
                  <w:tcW w:w="2551" w:type="dxa"/>
                  <w:vAlign w:val="center"/>
                </w:tcPr>
                <w:p w14:paraId="525F102D"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400</w:t>
                  </w:r>
                </w:p>
              </w:tc>
            </w:tr>
            <w:tr w:rsidR="006038CC" w14:paraId="5D666B81" w14:textId="77777777" w:rsidTr="00701AD8">
              <w:trPr>
                <w:trHeight w:val="70"/>
              </w:trPr>
              <w:tc>
                <w:tcPr>
                  <w:tcW w:w="3970" w:type="dxa"/>
                  <w:vAlign w:val="center"/>
                </w:tcPr>
                <w:p w14:paraId="2923DDD9" w14:textId="77777777" w:rsidR="006038CC" w:rsidRDefault="00404C5B">
                  <w:pPr>
                    <w:spacing w:before="60" w:after="40"/>
                    <w:rPr>
                      <w:rFonts w:ascii="Arial" w:eastAsia="Arial" w:hAnsi="Arial" w:cs="Arial"/>
                      <w:sz w:val="24"/>
                      <w:szCs w:val="24"/>
                    </w:rPr>
                  </w:pPr>
                  <w:r>
                    <w:rPr>
                      <w:rFonts w:ascii="Arial" w:eastAsia="Arial" w:hAnsi="Arial" w:cs="Arial"/>
                      <w:sz w:val="24"/>
                      <w:szCs w:val="24"/>
                    </w:rPr>
                    <w:t>Fabrication</w:t>
                  </w:r>
                </w:p>
              </w:tc>
              <w:tc>
                <w:tcPr>
                  <w:tcW w:w="2551" w:type="dxa"/>
                  <w:vAlign w:val="center"/>
                </w:tcPr>
                <w:p w14:paraId="6002904B"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600</w:t>
                  </w:r>
                </w:p>
              </w:tc>
            </w:tr>
            <w:tr w:rsidR="006038CC" w14:paraId="6B6EEAFE" w14:textId="77777777" w:rsidTr="00701AD8">
              <w:trPr>
                <w:trHeight w:val="194"/>
              </w:trPr>
              <w:tc>
                <w:tcPr>
                  <w:tcW w:w="3970" w:type="dxa"/>
                  <w:vAlign w:val="center"/>
                </w:tcPr>
                <w:p w14:paraId="3D372109" w14:textId="77777777" w:rsidR="006038CC" w:rsidRDefault="00404C5B">
                  <w:pPr>
                    <w:spacing w:before="60" w:after="40"/>
                    <w:rPr>
                      <w:rFonts w:ascii="Arial" w:eastAsia="Arial" w:hAnsi="Arial" w:cs="Arial"/>
                      <w:sz w:val="24"/>
                      <w:szCs w:val="24"/>
                    </w:rPr>
                  </w:pPr>
                  <w:r>
                    <w:rPr>
                      <w:rFonts w:ascii="Arial" w:eastAsia="Arial" w:hAnsi="Arial" w:cs="Arial"/>
                      <w:sz w:val="24"/>
                      <w:szCs w:val="24"/>
                    </w:rPr>
                    <w:t>Software / Cloud Services</w:t>
                  </w:r>
                </w:p>
              </w:tc>
              <w:tc>
                <w:tcPr>
                  <w:tcW w:w="2551" w:type="dxa"/>
                  <w:vAlign w:val="center"/>
                </w:tcPr>
                <w:p w14:paraId="06FB22B3"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w:t>
                  </w:r>
                </w:p>
              </w:tc>
            </w:tr>
            <w:tr w:rsidR="006038CC" w14:paraId="72D1023F" w14:textId="77777777" w:rsidTr="00701AD8">
              <w:trPr>
                <w:trHeight w:val="70"/>
              </w:trPr>
              <w:tc>
                <w:tcPr>
                  <w:tcW w:w="3970" w:type="dxa"/>
                  <w:vAlign w:val="center"/>
                </w:tcPr>
                <w:p w14:paraId="1939F46F" w14:textId="77777777" w:rsidR="006038CC" w:rsidRDefault="00404C5B">
                  <w:pPr>
                    <w:spacing w:before="60" w:after="40"/>
                    <w:rPr>
                      <w:rFonts w:ascii="Arial" w:eastAsia="Arial" w:hAnsi="Arial" w:cs="Arial"/>
                      <w:sz w:val="24"/>
                      <w:szCs w:val="24"/>
                    </w:rPr>
                  </w:pPr>
                  <w:r>
                    <w:rPr>
                      <w:rFonts w:ascii="Arial" w:eastAsia="Arial" w:hAnsi="Arial" w:cs="Arial"/>
                      <w:sz w:val="24"/>
                      <w:szCs w:val="24"/>
                    </w:rPr>
                    <w:t>Field Survey / Data Collection</w:t>
                  </w:r>
                </w:p>
              </w:tc>
              <w:tc>
                <w:tcPr>
                  <w:tcW w:w="2551" w:type="dxa"/>
                  <w:vAlign w:val="center"/>
                </w:tcPr>
                <w:p w14:paraId="5F62F800"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w:t>
                  </w:r>
                </w:p>
              </w:tc>
            </w:tr>
            <w:tr w:rsidR="006038CC" w14:paraId="0BB26914" w14:textId="77777777" w:rsidTr="00701AD8">
              <w:trPr>
                <w:trHeight w:val="118"/>
              </w:trPr>
              <w:tc>
                <w:tcPr>
                  <w:tcW w:w="3970" w:type="dxa"/>
                  <w:vAlign w:val="center"/>
                </w:tcPr>
                <w:p w14:paraId="57501A74" w14:textId="77777777" w:rsidR="006038CC" w:rsidRDefault="00404C5B">
                  <w:pPr>
                    <w:spacing w:before="60" w:after="40"/>
                    <w:rPr>
                      <w:rFonts w:ascii="Arial" w:eastAsia="Arial" w:hAnsi="Arial" w:cs="Arial"/>
                      <w:sz w:val="24"/>
                      <w:szCs w:val="24"/>
                    </w:rPr>
                  </w:pPr>
                  <w:r>
                    <w:rPr>
                      <w:rFonts w:ascii="Arial" w:eastAsia="Arial" w:hAnsi="Arial" w:cs="Arial"/>
                      <w:sz w:val="24"/>
                      <w:szCs w:val="24"/>
                    </w:rPr>
                    <w:t>Testing / Analysis</w:t>
                  </w:r>
                </w:p>
              </w:tc>
              <w:tc>
                <w:tcPr>
                  <w:tcW w:w="2551" w:type="dxa"/>
                  <w:vAlign w:val="center"/>
                </w:tcPr>
                <w:p w14:paraId="3713BFD0"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500</w:t>
                  </w:r>
                </w:p>
              </w:tc>
            </w:tr>
            <w:tr w:rsidR="006038CC" w14:paraId="70CD8F6F" w14:textId="77777777" w:rsidTr="00701AD8">
              <w:trPr>
                <w:trHeight w:val="70"/>
              </w:trPr>
              <w:tc>
                <w:tcPr>
                  <w:tcW w:w="3970" w:type="dxa"/>
                  <w:vAlign w:val="center"/>
                </w:tcPr>
                <w:p w14:paraId="5675E7ED" w14:textId="77777777" w:rsidR="006038CC" w:rsidRDefault="00404C5B">
                  <w:pPr>
                    <w:spacing w:before="60" w:after="40"/>
                    <w:rPr>
                      <w:rFonts w:ascii="Arial" w:eastAsia="Arial" w:hAnsi="Arial" w:cs="Arial"/>
                      <w:sz w:val="24"/>
                      <w:szCs w:val="24"/>
                    </w:rPr>
                  </w:pPr>
                  <w:r>
                    <w:rPr>
                      <w:rFonts w:ascii="Arial" w:eastAsia="Arial" w:hAnsi="Arial" w:cs="Arial"/>
                      <w:sz w:val="24"/>
                      <w:szCs w:val="24"/>
                    </w:rPr>
                    <w:t>Miscellaneous</w:t>
                  </w:r>
                </w:p>
              </w:tc>
              <w:tc>
                <w:tcPr>
                  <w:tcW w:w="2551" w:type="dxa"/>
                  <w:vAlign w:val="center"/>
                </w:tcPr>
                <w:p w14:paraId="044F49C4"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220</w:t>
                  </w:r>
                </w:p>
              </w:tc>
            </w:tr>
            <w:tr w:rsidR="006038CC" w14:paraId="6A50ABB1" w14:textId="77777777" w:rsidTr="00701AD8">
              <w:trPr>
                <w:trHeight w:val="70"/>
              </w:trPr>
              <w:tc>
                <w:tcPr>
                  <w:tcW w:w="3970" w:type="dxa"/>
                  <w:vAlign w:val="center"/>
                </w:tcPr>
                <w:p w14:paraId="19048E1C" w14:textId="77777777" w:rsidR="006038CC" w:rsidRDefault="00404C5B">
                  <w:pPr>
                    <w:spacing w:before="60" w:after="40"/>
                    <w:jc w:val="center"/>
                    <w:rPr>
                      <w:rFonts w:ascii="Arial" w:eastAsia="Arial" w:hAnsi="Arial" w:cs="Arial"/>
                      <w:sz w:val="24"/>
                      <w:szCs w:val="24"/>
                    </w:rPr>
                  </w:pPr>
                  <w:r>
                    <w:rPr>
                      <w:rFonts w:ascii="Arial" w:eastAsia="Arial" w:hAnsi="Arial" w:cs="Arial"/>
                      <w:b/>
                      <w:bCs/>
                      <w:sz w:val="24"/>
                      <w:szCs w:val="24"/>
                    </w:rPr>
                    <w:t>Total</w:t>
                  </w:r>
                </w:p>
              </w:tc>
              <w:tc>
                <w:tcPr>
                  <w:tcW w:w="2551" w:type="dxa"/>
                  <w:vAlign w:val="center"/>
                </w:tcPr>
                <w:p w14:paraId="5ECC9A84"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6000</w:t>
                  </w:r>
                </w:p>
              </w:tc>
            </w:tr>
          </w:tbl>
          <w:p w14:paraId="33D79B2A" w14:textId="77777777" w:rsidR="006038CC" w:rsidRDefault="00404C5B">
            <w:pPr>
              <w:spacing w:before="60" w:after="60"/>
              <w:rPr>
                <w:rFonts w:ascii="Arial" w:eastAsia="Arial" w:hAnsi="Arial" w:cs="Arial"/>
                <w:sz w:val="24"/>
                <w:szCs w:val="24"/>
              </w:rPr>
            </w:pPr>
            <w:r>
              <w:rPr>
                <w:rFonts w:ascii="Arial" w:eastAsia="Arial" w:hAnsi="Arial" w:cs="Arial"/>
                <w:i/>
                <w:iCs/>
                <w:sz w:val="24"/>
                <w:szCs w:val="24"/>
              </w:rPr>
              <w:t>The budget specified in the Google Form must align with the amounts indicated in the project proposal. If no cost is associated with a subhead, indicate Rs. 0/-.</w:t>
            </w:r>
          </w:p>
          <w:p w14:paraId="71686961" w14:textId="77777777" w:rsidR="006038CC" w:rsidRDefault="00404C5B">
            <w:pPr>
              <w:spacing w:before="60" w:after="60"/>
              <w:rPr>
                <w:rFonts w:ascii="Arial" w:eastAsia="Arial" w:hAnsi="Arial" w:cs="Arial"/>
                <w:sz w:val="24"/>
                <w:szCs w:val="24"/>
              </w:rPr>
            </w:pPr>
            <w:r>
              <w:rPr>
                <w:rFonts w:ascii="Arial" w:eastAsia="Arial" w:hAnsi="Arial" w:cs="Arial"/>
                <w:b/>
                <w:bCs/>
                <w:sz w:val="24"/>
                <w:szCs w:val="24"/>
              </w:rPr>
              <w:t>Important Note</w:t>
            </w:r>
          </w:p>
          <w:p w14:paraId="4D9FA73F" w14:textId="77777777" w:rsidR="006038CC" w:rsidRDefault="00404C5B">
            <w:pPr>
              <w:spacing w:before="60" w:after="60"/>
              <w:rPr>
                <w:rFonts w:ascii="Arial" w:eastAsia="Arial" w:hAnsi="Arial" w:cs="Arial"/>
                <w:sz w:val="24"/>
                <w:szCs w:val="24"/>
              </w:rPr>
            </w:pPr>
            <w:r>
              <w:rPr>
                <w:rFonts w:ascii="Arial" w:eastAsia="Arial" w:hAnsi="Arial" w:cs="Arial"/>
                <w:i/>
                <w:iCs/>
                <w:sz w:val="24"/>
                <w:szCs w:val="24"/>
              </w:rPr>
              <w:t xml:space="preserve">KSCST provides only a </w:t>
            </w:r>
            <w:r>
              <w:rPr>
                <w:rFonts w:ascii="Arial" w:eastAsia="Arial" w:hAnsi="Arial" w:cs="Arial"/>
                <w:b/>
                <w:bCs/>
                <w:i/>
                <w:iCs/>
                <w:sz w:val="24"/>
                <w:szCs w:val="24"/>
              </w:rPr>
              <w:t>modest financial grant</w:t>
            </w:r>
            <w:r>
              <w:rPr>
                <w:rFonts w:ascii="Arial" w:eastAsia="Arial" w:hAnsi="Arial" w:cs="Arial"/>
                <w:i/>
                <w:iCs/>
                <w:sz w:val="24"/>
                <w:szCs w:val="24"/>
              </w:rPr>
              <w:t xml:space="preserve"> for projects recommended by the Expert Committee. The sanctioned financial assistance shall be in the range and maximum </w:t>
            </w:r>
            <w:r>
              <w:rPr>
                <w:rFonts w:ascii="Arial" w:eastAsia="Arial" w:hAnsi="Arial" w:cs="Arial"/>
                <w:b/>
                <w:bCs/>
                <w:i/>
                <w:iCs/>
                <w:sz w:val="24"/>
                <w:szCs w:val="24"/>
              </w:rPr>
              <w:t>up to ₹10,000 per project</w:t>
            </w:r>
            <w:r>
              <w:rPr>
                <w:rFonts w:ascii="Arial" w:eastAsia="Arial" w:hAnsi="Arial" w:cs="Arial"/>
                <w:i/>
                <w:iCs/>
                <w:sz w:val="24"/>
                <w:szCs w:val="24"/>
              </w:rPr>
              <w:t xml:space="preserve"> (or such amount as may be decided by KSCST from time to time). Students and institutions are encouraged to utilize available laboratory facilities and institutional resources. Any expenditure beyond the sanctioned assistance shall be borne by the institution and/or the project team.</w:t>
            </w:r>
          </w:p>
        </w:tc>
      </w:tr>
      <w:tr w:rsidR="006038CC" w14:paraId="3F1D3DA9" w14:textId="77777777" w:rsidTr="002E521A">
        <w:trPr>
          <w:trHeight w:val="5723"/>
        </w:trPr>
        <w:tc>
          <w:tcPr>
            <w:tcW w:w="403" w:type="dxa"/>
          </w:tcPr>
          <w:p w14:paraId="2CE81AF7" w14:textId="77777777" w:rsidR="006038CC" w:rsidRDefault="006038CC" w:rsidP="00701AD8">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5F5F423B" w14:textId="77777777" w:rsidR="006038CC" w:rsidRDefault="00404C5B">
            <w:pPr>
              <w:spacing w:before="60" w:after="60"/>
              <w:ind w:right="54"/>
              <w:rPr>
                <w:rFonts w:ascii="Arial" w:eastAsia="Arial" w:hAnsi="Arial" w:cs="Arial"/>
                <w:color w:val="0000FF"/>
                <w:sz w:val="28"/>
                <w:szCs w:val="28"/>
              </w:rPr>
            </w:pPr>
            <w:r>
              <w:rPr>
                <w:rFonts w:ascii="Arial" w:eastAsia="Arial" w:hAnsi="Arial" w:cs="Arial"/>
                <w:b/>
                <w:bCs/>
                <w:color w:val="0000FF"/>
                <w:sz w:val="24"/>
                <w:szCs w:val="24"/>
              </w:rPr>
              <w:t>References</w:t>
            </w:r>
            <w:r>
              <w:rPr>
                <w:rFonts w:ascii="Arial" w:eastAsia="Arial" w:hAnsi="Arial" w:cs="Arial"/>
                <w:b/>
                <w:bCs/>
                <w:color w:val="0000FF"/>
                <w:sz w:val="28"/>
                <w:szCs w:val="28"/>
              </w:rPr>
              <w:t>:</w:t>
            </w:r>
          </w:p>
          <w:p w14:paraId="647CC83B" w14:textId="77777777" w:rsidR="006450B5" w:rsidRPr="006450B5" w:rsidRDefault="006450B5" w:rsidP="006450B5">
            <w:pPr>
              <w:widowControl/>
              <w:spacing w:before="0" w:after="0" w:line="360" w:lineRule="auto"/>
              <w:jc w:val="left"/>
              <w:rPr>
                <w:rFonts w:ascii="Arial" w:hAnsi="Arial" w:cs="Arial"/>
                <w:sz w:val="24"/>
                <w:szCs w:val="24"/>
              </w:rPr>
            </w:pPr>
            <w:r w:rsidRPr="006450B5">
              <w:rPr>
                <w:rFonts w:ascii="Arial" w:hAnsi="Arial" w:cs="Arial"/>
                <w:sz w:val="24"/>
                <w:szCs w:val="24"/>
              </w:rPr>
              <w:t>[1] Y.-C. LO, T.-L. TSAI, C.-W. YANG, AND A.-Y. WU, “AN EFFICIENT ANOMALOUS SOUND DETECTION SYSTEM FOR MICROCONTROLLERS,” *SENSORS*, VOL. 24, NO. 23, ART. NO. 7478, 2024.</w:t>
            </w:r>
          </w:p>
          <w:p w14:paraId="221A6C15" w14:textId="77777777" w:rsidR="006450B5" w:rsidRPr="006450B5" w:rsidRDefault="006450B5" w:rsidP="006450B5">
            <w:pPr>
              <w:widowControl/>
              <w:spacing w:before="0" w:after="0" w:line="360" w:lineRule="auto"/>
              <w:jc w:val="left"/>
              <w:rPr>
                <w:rFonts w:ascii="Arial" w:hAnsi="Arial" w:cs="Arial"/>
                <w:sz w:val="24"/>
                <w:szCs w:val="24"/>
              </w:rPr>
            </w:pPr>
          </w:p>
          <w:p w14:paraId="6AB123A3" w14:textId="77777777" w:rsidR="006450B5" w:rsidRPr="006450B5" w:rsidRDefault="006450B5" w:rsidP="006450B5">
            <w:pPr>
              <w:widowControl/>
              <w:spacing w:before="0" w:after="0" w:line="360" w:lineRule="auto"/>
              <w:jc w:val="left"/>
              <w:rPr>
                <w:rFonts w:ascii="Arial" w:hAnsi="Arial" w:cs="Arial"/>
                <w:sz w:val="24"/>
                <w:szCs w:val="24"/>
              </w:rPr>
            </w:pPr>
            <w:r w:rsidRPr="006450B5">
              <w:rPr>
                <w:rFonts w:ascii="Arial" w:hAnsi="Arial" w:cs="Arial"/>
                <w:sz w:val="24"/>
                <w:szCs w:val="24"/>
              </w:rPr>
              <w:t>[2] S. ABBASI, M. FAMOURI, M. J. SHAFIEE, AND A. WONG, “OUTLIERNETS: HIGHLY COMPACT DEEP AUTOENCODER NETWORK ARCHITECTURES FOR ON-DEVICE ACOUSTIC ANOMALY DETECTION,” *SENSORS*, VOL. 21, NO. 14, ART. NO. 4805, 2021.</w:t>
            </w:r>
          </w:p>
          <w:p w14:paraId="28B12565" w14:textId="77777777" w:rsidR="006450B5" w:rsidRPr="006450B5" w:rsidRDefault="006450B5" w:rsidP="006450B5">
            <w:pPr>
              <w:widowControl/>
              <w:spacing w:before="0" w:after="0" w:line="360" w:lineRule="auto"/>
              <w:jc w:val="left"/>
              <w:rPr>
                <w:rFonts w:ascii="Arial" w:hAnsi="Arial" w:cs="Arial"/>
                <w:sz w:val="24"/>
                <w:szCs w:val="24"/>
              </w:rPr>
            </w:pPr>
          </w:p>
          <w:p w14:paraId="2EF44CDD" w14:textId="77777777" w:rsidR="006450B5" w:rsidRPr="006450B5" w:rsidRDefault="006450B5" w:rsidP="006450B5">
            <w:pPr>
              <w:widowControl/>
              <w:spacing w:before="0" w:after="0" w:line="360" w:lineRule="auto"/>
              <w:jc w:val="left"/>
              <w:rPr>
                <w:rFonts w:ascii="Arial" w:hAnsi="Arial" w:cs="Arial"/>
                <w:sz w:val="24"/>
                <w:szCs w:val="24"/>
              </w:rPr>
            </w:pPr>
            <w:r w:rsidRPr="006450B5">
              <w:rPr>
                <w:rFonts w:ascii="Arial" w:hAnsi="Arial" w:cs="Arial"/>
                <w:sz w:val="24"/>
                <w:szCs w:val="24"/>
              </w:rPr>
              <w:t>[3] S. ARCINIEGAS, D. RIVERO, J. PIÑAN, E. DIAZ, AND F. RIVAS, “IOT DEVICE FOR DETECTING ABNORMAL VIBRATIONS IN MOTORS USING TINYML,” *DISCOVER INTERNET OF THINGS*, VOL. 5, ART. NO. 41, 2025.</w:t>
            </w:r>
          </w:p>
          <w:p w14:paraId="6D358476" w14:textId="77777777" w:rsidR="006450B5" w:rsidRPr="006450B5" w:rsidRDefault="006450B5" w:rsidP="006450B5">
            <w:pPr>
              <w:widowControl/>
              <w:spacing w:before="0" w:after="0" w:line="360" w:lineRule="auto"/>
              <w:jc w:val="left"/>
              <w:rPr>
                <w:rFonts w:ascii="Arial" w:hAnsi="Arial" w:cs="Arial"/>
                <w:sz w:val="24"/>
                <w:szCs w:val="24"/>
              </w:rPr>
            </w:pPr>
          </w:p>
          <w:p w14:paraId="39279C54" w14:textId="77777777" w:rsidR="006450B5" w:rsidRPr="006450B5" w:rsidRDefault="006450B5" w:rsidP="006450B5">
            <w:pPr>
              <w:widowControl/>
              <w:spacing w:before="0" w:after="0" w:line="360" w:lineRule="auto"/>
              <w:jc w:val="left"/>
              <w:rPr>
                <w:rFonts w:ascii="Arial" w:hAnsi="Arial" w:cs="Arial"/>
                <w:sz w:val="24"/>
                <w:szCs w:val="24"/>
              </w:rPr>
            </w:pPr>
            <w:r w:rsidRPr="006450B5">
              <w:rPr>
                <w:rFonts w:ascii="Arial" w:hAnsi="Arial" w:cs="Arial"/>
                <w:sz w:val="24"/>
                <w:szCs w:val="24"/>
              </w:rPr>
              <w:t>[4] H. PUROHIT, R. TANABE, K. ICHIGE, T. ENDO, Y. NIKAIDO, K. SUEFUSA, AND Y. KAWAGUCHI, “MIMII DATASET: SOUND DATASET FOR MALFUNCTIONING INDUSTRIAL MACHINE INVESTIGATION AND INSPECTION,” IN *PROC. DETECTION AND CLASSIFICATION OF ACOUSTIC SCENES AND EVENTS (DCASE) WORKSHOP*, 2019.</w:t>
            </w:r>
          </w:p>
          <w:p w14:paraId="3FA506ED" w14:textId="77777777" w:rsidR="006450B5" w:rsidRPr="006450B5" w:rsidRDefault="006450B5" w:rsidP="006450B5">
            <w:pPr>
              <w:widowControl/>
              <w:spacing w:before="0" w:after="0" w:line="360" w:lineRule="auto"/>
              <w:jc w:val="left"/>
              <w:rPr>
                <w:rFonts w:ascii="Arial" w:hAnsi="Arial" w:cs="Arial"/>
                <w:sz w:val="24"/>
                <w:szCs w:val="24"/>
              </w:rPr>
            </w:pPr>
          </w:p>
          <w:p w14:paraId="390785B8" w14:textId="77777777" w:rsidR="006450B5" w:rsidRPr="006450B5" w:rsidRDefault="006450B5" w:rsidP="006450B5">
            <w:pPr>
              <w:widowControl/>
              <w:spacing w:before="0" w:after="0" w:line="360" w:lineRule="auto"/>
              <w:jc w:val="left"/>
              <w:rPr>
                <w:rFonts w:ascii="Arial" w:hAnsi="Arial" w:cs="Arial"/>
                <w:sz w:val="24"/>
                <w:szCs w:val="24"/>
              </w:rPr>
            </w:pPr>
            <w:r w:rsidRPr="006450B5">
              <w:rPr>
                <w:rFonts w:ascii="Arial" w:hAnsi="Arial" w:cs="Arial"/>
                <w:sz w:val="24"/>
                <w:szCs w:val="24"/>
              </w:rPr>
              <w:t>[5] P. KOLOK, M. HODOŇ, P. ŠEVČÍK, L. HOTZ, AND N. REMY, “LOW-COST IOT-</w:t>
            </w:r>
            <w:r w:rsidRPr="006450B5">
              <w:rPr>
                <w:rFonts w:ascii="Arial" w:hAnsi="Arial" w:cs="Arial"/>
                <w:sz w:val="24"/>
                <w:szCs w:val="24"/>
              </w:rPr>
              <w:lastRenderedPageBreak/>
              <w:t>BASED PREDICTIVE MAINTENANCE USING VIBRATION,” *SENSORS*, VOL. 25, NO. 21, ART. NO. 6610, 2025.</w:t>
            </w:r>
          </w:p>
          <w:p w14:paraId="70A1B297" w14:textId="77777777" w:rsidR="006450B5" w:rsidRPr="006450B5" w:rsidRDefault="006450B5" w:rsidP="006450B5">
            <w:pPr>
              <w:widowControl/>
              <w:spacing w:before="0" w:after="0" w:line="360" w:lineRule="auto"/>
              <w:jc w:val="left"/>
              <w:rPr>
                <w:rFonts w:ascii="Arial" w:hAnsi="Arial" w:cs="Arial"/>
                <w:sz w:val="24"/>
                <w:szCs w:val="24"/>
              </w:rPr>
            </w:pPr>
          </w:p>
          <w:p w14:paraId="064D4764" w14:textId="77777777" w:rsidR="006450B5" w:rsidRPr="006450B5" w:rsidRDefault="006450B5" w:rsidP="006450B5">
            <w:pPr>
              <w:widowControl/>
              <w:spacing w:before="0" w:after="0" w:line="360" w:lineRule="auto"/>
              <w:jc w:val="left"/>
              <w:rPr>
                <w:rFonts w:ascii="Arial" w:hAnsi="Arial" w:cs="Arial"/>
                <w:sz w:val="24"/>
                <w:szCs w:val="24"/>
              </w:rPr>
            </w:pPr>
            <w:r w:rsidRPr="006450B5">
              <w:rPr>
                <w:rFonts w:ascii="Arial" w:hAnsi="Arial" w:cs="Arial"/>
                <w:sz w:val="24"/>
                <w:szCs w:val="24"/>
              </w:rPr>
              <w:t>[6] R. ŪSELIS, A. SERACKIS, AND R. POMARNACKI, “SIGNAL PROCESSING OPTIMIZATION IN RESOURCE-LIMITED IOT FOR FAULT PREDICTION IN ROTATING MACHINERY,” *ELECTRONICS*, VOL. 14, NO. 18, ART. NO. 3670, 2025.</w:t>
            </w:r>
          </w:p>
          <w:p w14:paraId="5DB8769B" w14:textId="77777777" w:rsidR="006450B5" w:rsidRPr="006450B5" w:rsidRDefault="006450B5" w:rsidP="006450B5">
            <w:pPr>
              <w:widowControl/>
              <w:spacing w:before="0" w:after="0" w:line="360" w:lineRule="auto"/>
              <w:jc w:val="left"/>
              <w:rPr>
                <w:rFonts w:ascii="Arial" w:hAnsi="Arial" w:cs="Arial"/>
                <w:sz w:val="24"/>
                <w:szCs w:val="24"/>
              </w:rPr>
            </w:pPr>
          </w:p>
          <w:p w14:paraId="08AB09C1" w14:textId="77777777" w:rsidR="006450B5" w:rsidRPr="006450B5" w:rsidRDefault="006450B5" w:rsidP="006450B5">
            <w:pPr>
              <w:widowControl/>
              <w:spacing w:before="0" w:after="0" w:line="360" w:lineRule="auto"/>
              <w:jc w:val="left"/>
              <w:rPr>
                <w:rFonts w:ascii="Arial" w:hAnsi="Arial" w:cs="Arial"/>
                <w:sz w:val="24"/>
                <w:szCs w:val="24"/>
              </w:rPr>
            </w:pPr>
            <w:r w:rsidRPr="006450B5">
              <w:rPr>
                <w:rFonts w:ascii="Arial" w:hAnsi="Arial" w:cs="Arial"/>
                <w:sz w:val="24"/>
                <w:szCs w:val="24"/>
              </w:rPr>
              <w:t>[7] N. HARADA, D. NIIZUMI, D. TAKEUCHI, Y. OHISHI, M. YASUDA, AND S. SAITO, “TOYADMOS2: ANOTHER DATASET OF MINIATURE-MACHINE OPERATING SOUNDS FOR ANOMALOUS SOUND DETECTION UNDER DOMAIN SHIFT CONDITIONS,” IN *PROC. DETECTION AND CLASSIFICATION OF ACOUSTIC SCENES AND EVENTS (DCASE) WORKSHOP*, 2021.</w:t>
            </w:r>
          </w:p>
          <w:p w14:paraId="24A1E4BE" w14:textId="77777777" w:rsidR="006450B5" w:rsidRPr="006450B5" w:rsidRDefault="006450B5" w:rsidP="006450B5">
            <w:pPr>
              <w:widowControl/>
              <w:spacing w:before="0" w:after="0" w:line="360" w:lineRule="auto"/>
              <w:jc w:val="left"/>
              <w:rPr>
                <w:rFonts w:ascii="Arial" w:hAnsi="Arial" w:cs="Arial"/>
                <w:sz w:val="24"/>
                <w:szCs w:val="24"/>
              </w:rPr>
            </w:pPr>
          </w:p>
          <w:p w14:paraId="71D10644" w14:textId="77777777" w:rsidR="006450B5" w:rsidRPr="006450B5" w:rsidRDefault="006450B5" w:rsidP="006450B5">
            <w:pPr>
              <w:widowControl/>
              <w:spacing w:before="0" w:after="0" w:line="360" w:lineRule="auto"/>
              <w:jc w:val="left"/>
              <w:rPr>
                <w:rFonts w:ascii="Arial" w:hAnsi="Arial" w:cs="Arial"/>
                <w:sz w:val="24"/>
                <w:szCs w:val="24"/>
              </w:rPr>
            </w:pPr>
            <w:r w:rsidRPr="006450B5">
              <w:rPr>
                <w:rFonts w:ascii="Arial" w:hAnsi="Arial" w:cs="Arial"/>
                <w:sz w:val="24"/>
                <w:szCs w:val="24"/>
              </w:rPr>
              <w:t>[8] W. A. SMITH AND R. B. RANDALL, “ROLLING ELEMENT BEARING DIAGNOSTICS USING THE CASE WESTERN RESERVE UNIVERSITY (CWRU) VIBRATION DATASET: A BENCHMARK STUDY,” *MECHANICAL SYSTEMS AND SIGNAL PROCESSING*, VOLS. 64–65, PP. 100–131, 2015.</w:t>
            </w:r>
          </w:p>
          <w:p w14:paraId="7AEA5636" w14:textId="77777777" w:rsidR="006450B5" w:rsidRPr="006450B5" w:rsidRDefault="006450B5" w:rsidP="006450B5">
            <w:pPr>
              <w:widowControl/>
              <w:spacing w:before="0" w:after="0" w:line="360" w:lineRule="auto"/>
              <w:jc w:val="left"/>
              <w:rPr>
                <w:rFonts w:ascii="Arial" w:hAnsi="Arial" w:cs="Arial"/>
                <w:sz w:val="24"/>
                <w:szCs w:val="24"/>
              </w:rPr>
            </w:pPr>
          </w:p>
          <w:p w14:paraId="0AFA4B09" w14:textId="77777777" w:rsidR="006038CC" w:rsidRDefault="006450B5" w:rsidP="00701AD8">
            <w:pPr>
              <w:widowControl/>
              <w:spacing w:before="0" w:after="0" w:line="360" w:lineRule="auto"/>
              <w:jc w:val="left"/>
            </w:pPr>
            <w:r w:rsidRPr="006450B5">
              <w:rPr>
                <w:rFonts w:ascii="Arial" w:hAnsi="Arial" w:cs="Arial"/>
                <w:sz w:val="24"/>
                <w:szCs w:val="24"/>
              </w:rPr>
              <w:t>[9] J. CHEN, X. WANG, AND Y. LIU, “A LIGHTWEIGHT 1-D CONVOLUTIONAL NEURAL NETWORK FOR BEARING FAULT DIAGNOSIS ON RESOURCE-CONSTRAINED EDGE MICROCONTROLLERS,” *IEEE TRANSACTIONS ON INSTRUMENTATION AND MEASUREMENT*, VOL</w:t>
            </w:r>
          </w:p>
        </w:tc>
      </w:tr>
      <w:tr w:rsidR="006038CC" w14:paraId="38866B55" w14:textId="77777777" w:rsidTr="002E521A">
        <w:trPr>
          <w:trHeight w:val="967"/>
        </w:trPr>
        <w:tc>
          <w:tcPr>
            <w:tcW w:w="403" w:type="dxa"/>
          </w:tcPr>
          <w:p w14:paraId="5FD3485F" w14:textId="77777777" w:rsidR="006038CC" w:rsidRDefault="006038CC" w:rsidP="00701AD8">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478C4565" w14:textId="77777777" w:rsidR="006038CC" w:rsidRDefault="00404C5B">
            <w:pPr>
              <w:pBdr>
                <w:top w:val="nil"/>
                <w:left w:val="nil"/>
                <w:bottom w:val="nil"/>
                <w:right w:val="nil"/>
                <w:between w:val="nil"/>
              </w:pBdr>
              <w:shd w:val="clear" w:color="auto" w:fill="FFFFFF"/>
              <w:tabs>
                <w:tab w:val="left" w:pos="2245"/>
              </w:tabs>
              <w:spacing w:before="60" w:after="60" w:line="276" w:lineRule="auto"/>
              <w:ind w:right="54"/>
              <w:rPr>
                <w:rFonts w:ascii="Arial" w:eastAsia="Arial" w:hAnsi="Arial" w:cs="Arial"/>
                <w:color w:val="0000FF"/>
                <w:sz w:val="24"/>
                <w:szCs w:val="24"/>
              </w:rPr>
            </w:pPr>
            <w:r>
              <w:rPr>
                <w:rFonts w:ascii="Arial" w:eastAsia="Arial" w:hAnsi="Arial" w:cs="Arial"/>
                <w:b/>
                <w:bCs/>
                <w:color w:val="0000FF"/>
                <w:sz w:val="24"/>
                <w:szCs w:val="24"/>
              </w:rPr>
              <w:t>Processing Fee Payment Details:</w:t>
            </w:r>
          </w:p>
          <w:p w14:paraId="6B4F0835" w14:textId="77777777" w:rsidR="006038CC" w:rsidRDefault="00404C5B">
            <w:pPr>
              <w:spacing w:before="60" w:after="60"/>
              <w:rPr>
                <w:rFonts w:ascii="Arial" w:eastAsia="Arial" w:hAnsi="Arial" w:cs="Arial"/>
                <w:color w:val="0000FF"/>
                <w:sz w:val="24"/>
                <w:szCs w:val="24"/>
              </w:rPr>
            </w:pPr>
            <w:r>
              <w:rPr>
                <w:rFonts w:ascii="Arial" w:eastAsia="Arial" w:hAnsi="Arial" w:cs="Arial"/>
                <w:b/>
                <w:bCs/>
                <w:color w:val="0000FF"/>
                <w:sz w:val="24"/>
                <w:szCs w:val="24"/>
              </w:rPr>
              <w:t>Important Instructions:</w:t>
            </w:r>
          </w:p>
          <w:p w14:paraId="51FAD542" w14:textId="77777777" w:rsidR="006038CC" w:rsidRDefault="00404C5B" w:rsidP="00701AD8">
            <w:pPr>
              <w:numPr>
                <w:ilvl w:val="0"/>
                <w:numId w:val="48"/>
              </w:numPr>
              <w:pBdr>
                <w:top w:val="nil"/>
                <w:left w:val="nil"/>
                <w:bottom w:val="nil"/>
                <w:right w:val="nil"/>
                <w:between w:val="nil"/>
              </w:pBdr>
              <w:spacing w:before="60" w:after="0" w:line="259" w:lineRule="auto"/>
              <w:rPr>
                <w:rFonts w:ascii="Arial" w:eastAsia="Arial" w:hAnsi="Arial" w:cs="Arial"/>
                <w:color w:val="000000"/>
              </w:rPr>
            </w:pPr>
            <w:r>
              <w:rPr>
                <w:rFonts w:ascii="Arial" w:eastAsia="Arial" w:hAnsi="Arial" w:cs="Arial"/>
                <w:i/>
                <w:iCs/>
                <w:color w:val="000000"/>
              </w:rPr>
              <w:t xml:space="preserve">The processing fee of </w:t>
            </w:r>
            <w:r>
              <w:rPr>
                <w:rFonts w:ascii="Arial" w:eastAsia="Arial" w:hAnsi="Arial" w:cs="Arial"/>
                <w:b/>
                <w:bCs/>
                <w:i/>
                <w:iCs/>
                <w:color w:val="000000"/>
              </w:rPr>
              <w:t>₹1,180/- (₹1,000/- + 18% GST)</w:t>
            </w:r>
            <w:r>
              <w:rPr>
                <w:rFonts w:ascii="Arial" w:eastAsia="Arial" w:hAnsi="Arial" w:cs="Arial"/>
                <w:i/>
                <w:iCs/>
                <w:color w:val="000000"/>
              </w:rPr>
              <w:t xml:space="preserve"> shall be paid </w:t>
            </w:r>
            <w:r>
              <w:rPr>
                <w:rFonts w:ascii="Arial" w:eastAsia="Arial" w:hAnsi="Arial" w:cs="Arial"/>
                <w:b/>
                <w:bCs/>
                <w:i/>
                <w:iCs/>
                <w:color w:val="000000"/>
              </w:rPr>
              <w:t>before filling in and submitting the Google Form</w:t>
            </w:r>
            <w:r>
              <w:rPr>
                <w:rFonts w:ascii="Arial" w:eastAsia="Arial" w:hAnsi="Arial" w:cs="Arial"/>
                <w:i/>
                <w:iCs/>
                <w:color w:val="000000"/>
              </w:rPr>
              <w:t>.</w:t>
            </w:r>
          </w:p>
          <w:p w14:paraId="1ED4367F" w14:textId="77777777" w:rsidR="006038CC" w:rsidRDefault="00404C5B" w:rsidP="00701AD8">
            <w:pPr>
              <w:numPr>
                <w:ilvl w:val="0"/>
                <w:numId w:val="48"/>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The processing fee shall be paid </w:t>
            </w:r>
            <w:r>
              <w:rPr>
                <w:rFonts w:ascii="Arial" w:eastAsia="Arial" w:hAnsi="Arial" w:cs="Arial"/>
                <w:b/>
                <w:bCs/>
                <w:i/>
                <w:iCs/>
                <w:color w:val="000000"/>
              </w:rPr>
              <w:t>only through UPI or NEFT</w:t>
            </w:r>
            <w:r>
              <w:rPr>
                <w:rFonts w:ascii="Arial" w:eastAsia="Arial" w:hAnsi="Arial" w:cs="Arial"/>
                <w:i/>
                <w:iCs/>
                <w:color w:val="000000"/>
              </w:rPr>
              <w:t xml:space="preserve"> to the </w:t>
            </w:r>
            <w:r>
              <w:rPr>
                <w:rFonts w:ascii="Arial" w:eastAsia="Arial" w:hAnsi="Arial" w:cs="Arial"/>
                <w:b/>
                <w:bCs/>
                <w:i/>
                <w:iCs/>
                <w:color w:val="000000"/>
              </w:rPr>
              <w:t>Karnataka State Council for Science and Technology (KSCST)</w:t>
            </w:r>
            <w:r>
              <w:rPr>
                <w:rFonts w:ascii="Arial" w:eastAsia="Arial" w:hAnsi="Arial" w:cs="Arial"/>
                <w:i/>
                <w:iCs/>
                <w:color w:val="000000"/>
              </w:rPr>
              <w:t xml:space="preserve"> before submission of the project proposal through the Google Form.</w:t>
            </w:r>
          </w:p>
          <w:p w14:paraId="4E3B60BB" w14:textId="77777777" w:rsidR="006038CC" w:rsidRDefault="00404C5B" w:rsidP="00701AD8">
            <w:pPr>
              <w:numPr>
                <w:ilvl w:val="0"/>
                <w:numId w:val="48"/>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Each project team shall pay a </w:t>
            </w:r>
            <w:r>
              <w:rPr>
                <w:rFonts w:ascii="Arial" w:eastAsia="Arial" w:hAnsi="Arial" w:cs="Arial"/>
                <w:b/>
                <w:bCs/>
                <w:i/>
                <w:iCs/>
                <w:color w:val="000000"/>
              </w:rPr>
              <w:t>project registration fee of exactly ₹1,180/- (inclusive of 18% GST) per project proposal in a single transaction</w:t>
            </w:r>
            <w:r>
              <w:rPr>
                <w:rFonts w:ascii="Arial" w:eastAsia="Arial" w:hAnsi="Arial" w:cs="Arial"/>
                <w:i/>
                <w:iCs/>
                <w:color w:val="000000"/>
              </w:rPr>
              <w:t xml:space="preserve">. Payments made through multiple transactions, including split payments such as </w:t>
            </w:r>
            <w:r>
              <w:rPr>
                <w:rFonts w:ascii="Arial" w:eastAsia="Arial" w:hAnsi="Arial" w:cs="Arial"/>
                <w:b/>
                <w:bCs/>
                <w:i/>
                <w:iCs/>
                <w:color w:val="000000"/>
              </w:rPr>
              <w:t>₹1,000/- + ₹180/-</w:t>
            </w:r>
            <w:r>
              <w:rPr>
                <w:rFonts w:ascii="Arial" w:eastAsia="Arial" w:hAnsi="Arial" w:cs="Arial"/>
                <w:i/>
                <w:iCs/>
                <w:color w:val="000000"/>
              </w:rPr>
              <w:t xml:space="preserve">, shall </w:t>
            </w:r>
            <w:r>
              <w:rPr>
                <w:rFonts w:ascii="Arial" w:eastAsia="Arial" w:hAnsi="Arial" w:cs="Arial"/>
                <w:b/>
                <w:bCs/>
                <w:i/>
                <w:iCs/>
                <w:color w:val="000000"/>
              </w:rPr>
              <w:t>not be accepted</w:t>
            </w:r>
            <w:r>
              <w:rPr>
                <w:rFonts w:ascii="Arial" w:eastAsia="Arial" w:hAnsi="Arial" w:cs="Arial"/>
                <w:i/>
                <w:iCs/>
                <w:color w:val="000000"/>
              </w:rPr>
              <w:t>.</w:t>
            </w:r>
          </w:p>
          <w:p w14:paraId="56FAC16C" w14:textId="77777777" w:rsidR="006038CC" w:rsidRDefault="00404C5B" w:rsidP="00701AD8">
            <w:pPr>
              <w:numPr>
                <w:ilvl w:val="0"/>
                <w:numId w:val="48"/>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The </w:t>
            </w:r>
            <w:r>
              <w:rPr>
                <w:rFonts w:ascii="Arial" w:eastAsia="Arial" w:hAnsi="Arial" w:cs="Arial"/>
                <w:b/>
                <w:bCs/>
                <w:i/>
                <w:iCs/>
                <w:color w:val="000000"/>
              </w:rPr>
              <w:t>Transaction / UTR / Reference Number and other payment details</w:t>
            </w:r>
            <w:r>
              <w:rPr>
                <w:rFonts w:ascii="Arial" w:eastAsia="Arial" w:hAnsi="Arial" w:cs="Arial"/>
                <w:i/>
                <w:iCs/>
                <w:color w:val="000000"/>
              </w:rPr>
              <w:t xml:space="preserve"> entered in the Google Form must </w:t>
            </w:r>
            <w:r>
              <w:rPr>
                <w:rFonts w:ascii="Arial" w:eastAsia="Arial" w:hAnsi="Arial" w:cs="Arial"/>
                <w:b/>
                <w:bCs/>
                <w:i/>
                <w:iCs/>
                <w:color w:val="000000"/>
              </w:rPr>
              <w:t>exactly match the details shown on the uploaded payment receipt</w:t>
            </w:r>
            <w:r>
              <w:rPr>
                <w:rFonts w:ascii="Arial" w:eastAsia="Arial" w:hAnsi="Arial" w:cs="Arial"/>
                <w:i/>
                <w:iCs/>
                <w:color w:val="000000"/>
              </w:rPr>
              <w:t xml:space="preserve">. A scanned copy of the </w:t>
            </w:r>
            <w:r>
              <w:rPr>
                <w:rFonts w:ascii="Arial" w:eastAsia="Arial" w:hAnsi="Arial" w:cs="Arial"/>
                <w:b/>
                <w:bCs/>
                <w:i/>
                <w:iCs/>
                <w:color w:val="000000"/>
              </w:rPr>
              <w:t>UPI / NEFT payment receipt</w:t>
            </w:r>
            <w:r>
              <w:rPr>
                <w:rFonts w:ascii="Arial" w:eastAsia="Arial" w:hAnsi="Arial" w:cs="Arial"/>
                <w:i/>
                <w:iCs/>
                <w:color w:val="000000"/>
              </w:rPr>
              <w:t xml:space="preserve"> shall be uploaded along with the project proposal.</w:t>
            </w:r>
          </w:p>
          <w:p w14:paraId="6CDB1DC1" w14:textId="77777777" w:rsidR="006038CC" w:rsidRDefault="00404C5B" w:rsidP="00701AD8">
            <w:pPr>
              <w:numPr>
                <w:ilvl w:val="0"/>
                <w:numId w:val="48"/>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Project proposals submitted without payment of the prescribed processing fee, or with </w:t>
            </w:r>
            <w:r>
              <w:rPr>
                <w:rFonts w:ascii="Arial" w:eastAsia="Arial" w:hAnsi="Arial" w:cs="Arial"/>
                <w:b/>
                <w:bCs/>
                <w:i/>
                <w:iCs/>
                <w:color w:val="000000"/>
              </w:rPr>
              <w:t>incorrect, incomplete, invalid, or unverifiable payment/transaction details</w:t>
            </w:r>
            <w:r>
              <w:rPr>
                <w:rFonts w:ascii="Arial" w:eastAsia="Arial" w:hAnsi="Arial" w:cs="Arial"/>
                <w:i/>
                <w:iCs/>
                <w:color w:val="000000"/>
              </w:rPr>
              <w:t xml:space="preserve">, </w:t>
            </w:r>
            <w:r>
              <w:rPr>
                <w:rFonts w:ascii="Arial" w:eastAsia="Arial" w:hAnsi="Arial" w:cs="Arial"/>
                <w:i/>
                <w:iCs/>
                <w:color w:val="000000"/>
              </w:rPr>
              <w:lastRenderedPageBreak/>
              <w:t>shall be liable for rejection without further correspondence.</w:t>
            </w:r>
          </w:p>
          <w:p w14:paraId="2D1166EE" w14:textId="77777777" w:rsidR="006038CC" w:rsidRDefault="00404C5B" w:rsidP="00701AD8">
            <w:pPr>
              <w:numPr>
                <w:ilvl w:val="0"/>
                <w:numId w:val="48"/>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The processing fee is </w:t>
            </w:r>
            <w:r>
              <w:rPr>
                <w:rFonts w:ascii="Arial" w:eastAsia="Arial" w:hAnsi="Arial" w:cs="Arial"/>
                <w:b/>
                <w:bCs/>
                <w:i/>
                <w:iCs/>
                <w:color w:val="000000"/>
              </w:rPr>
              <w:t>non-transferable and non-refundable</w:t>
            </w:r>
            <w:r>
              <w:rPr>
                <w:rFonts w:ascii="Arial" w:eastAsia="Arial" w:hAnsi="Arial" w:cs="Arial"/>
                <w:i/>
                <w:iCs/>
                <w:color w:val="000000"/>
              </w:rPr>
              <w:t xml:space="preserve"> under any circumstances, including withdrawal of the proposal, duplicate submission, rejection, non-selection for sponsorship, or cancellation of the proposal.</w:t>
            </w:r>
          </w:p>
          <w:p w14:paraId="0FA68F02" w14:textId="77777777" w:rsidR="006038CC" w:rsidRDefault="00404C5B" w:rsidP="00701AD8">
            <w:pPr>
              <w:numPr>
                <w:ilvl w:val="0"/>
                <w:numId w:val="48"/>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Submission of a project proposal and payment of the processing fee </w:t>
            </w:r>
            <w:r>
              <w:rPr>
                <w:rFonts w:ascii="Arial" w:eastAsia="Arial" w:hAnsi="Arial" w:cs="Arial"/>
                <w:b/>
                <w:bCs/>
                <w:i/>
                <w:iCs/>
                <w:color w:val="000000"/>
              </w:rPr>
              <w:t>does not confer any right to sponsorship or selection</w:t>
            </w:r>
            <w:r>
              <w:rPr>
                <w:rFonts w:ascii="Arial" w:eastAsia="Arial" w:hAnsi="Arial" w:cs="Arial"/>
                <w:i/>
                <w:iCs/>
                <w:color w:val="000000"/>
              </w:rPr>
              <w:t xml:space="preserve"> under the Student Project Programme. All proposals shall be evaluated on merit by the Expert Committee, and the decision of KSCST shall be final.</w:t>
            </w:r>
          </w:p>
          <w:p w14:paraId="03C8EB57" w14:textId="77777777" w:rsidR="006038CC" w:rsidRDefault="00404C5B" w:rsidP="00701AD8">
            <w:pPr>
              <w:numPr>
                <w:ilvl w:val="0"/>
                <w:numId w:val="48"/>
              </w:numPr>
              <w:pBdr>
                <w:top w:val="nil"/>
                <w:left w:val="nil"/>
                <w:bottom w:val="nil"/>
                <w:right w:val="nil"/>
                <w:between w:val="nil"/>
              </w:pBdr>
              <w:spacing w:before="0" w:after="60" w:line="259" w:lineRule="auto"/>
              <w:rPr>
                <w:rFonts w:ascii="Arial" w:eastAsia="Arial" w:hAnsi="Arial" w:cs="Arial"/>
                <w:color w:val="000000"/>
              </w:rPr>
            </w:pPr>
            <w:r>
              <w:rPr>
                <w:rFonts w:ascii="Arial" w:eastAsia="Arial" w:hAnsi="Arial" w:cs="Arial"/>
                <w:i/>
                <w:iCs/>
                <w:color w:val="000000"/>
              </w:rPr>
              <w:t xml:space="preserve">Any dispute arising out of the submission of the project proposal, payment of the processing fee, evaluation process, sponsorship, or any matter connected with the Student Project Programme shall be subject to the </w:t>
            </w:r>
            <w:r>
              <w:rPr>
                <w:rFonts w:ascii="Arial" w:eastAsia="Arial" w:hAnsi="Arial" w:cs="Arial"/>
                <w:b/>
                <w:bCs/>
                <w:i/>
                <w:iCs/>
                <w:color w:val="000000"/>
              </w:rPr>
              <w:t>exclusive jurisdiction of the competent courts at Bengaluru, Karnataka</w:t>
            </w:r>
            <w:r>
              <w:rPr>
                <w:rFonts w:ascii="Arial" w:eastAsia="Arial" w:hAnsi="Arial" w:cs="Arial"/>
                <w:i/>
                <w:iCs/>
                <w:color w:val="000000"/>
              </w:rPr>
              <w:t>.</w:t>
            </w:r>
          </w:p>
          <w:p w14:paraId="4DF91124" w14:textId="77777777" w:rsidR="006038CC" w:rsidRDefault="00404C5B">
            <w:pPr>
              <w:spacing w:before="60" w:after="60"/>
              <w:rPr>
                <w:rFonts w:ascii="Arial" w:eastAsia="Arial" w:hAnsi="Arial" w:cs="Arial"/>
                <w:color w:val="000000"/>
                <w:sz w:val="24"/>
                <w:szCs w:val="24"/>
              </w:rPr>
            </w:pPr>
            <w:r>
              <w:rPr>
                <w:rFonts w:ascii="Arial" w:eastAsia="Arial" w:hAnsi="Arial" w:cs="Arial"/>
                <w:b/>
                <w:bCs/>
                <w:color w:val="000000"/>
                <w:sz w:val="24"/>
                <w:szCs w:val="24"/>
              </w:rPr>
              <w:t>Payment Details:</w:t>
            </w:r>
          </w:p>
          <w:p w14:paraId="6713762E" w14:textId="5DB6365A" w:rsidR="006038CC" w:rsidRDefault="00404C5B" w:rsidP="00701AD8">
            <w:pPr>
              <w:widowControl/>
              <w:numPr>
                <w:ilvl w:val="0"/>
                <w:numId w:val="41"/>
              </w:numPr>
              <w:spacing w:before="60" w:after="60"/>
              <w:jc w:val="left"/>
              <w:rPr>
                <w:rFonts w:ascii="Arial" w:eastAsia="Arial" w:hAnsi="Arial" w:cs="Arial"/>
                <w:sz w:val="24"/>
                <w:szCs w:val="24"/>
              </w:rPr>
            </w:pPr>
            <w:r>
              <w:rPr>
                <w:rFonts w:ascii="Arial" w:eastAsia="Arial" w:hAnsi="Arial" w:cs="Arial"/>
                <w:sz w:val="24"/>
                <w:szCs w:val="24"/>
              </w:rPr>
              <w:t xml:space="preserve">Mode of Payment: </w:t>
            </w:r>
            <w:r w:rsidR="005D508D">
              <w:rPr>
                <w:rFonts w:ascii="Arial" w:eastAsia="Arial" w:hAnsi="Arial" w:cs="Arial"/>
                <w:b/>
                <w:bCs/>
                <w:sz w:val="24"/>
                <w:szCs w:val="24"/>
              </w:rPr>
              <w:sym w:font="Wingdings" w:char="F0FC"/>
            </w:r>
            <w:r w:rsidR="005D508D">
              <w:rPr>
                <w:rFonts w:ascii="Arial" w:eastAsia="Arial" w:hAnsi="Arial" w:cs="Arial"/>
                <w:b/>
                <w:bCs/>
                <w:sz w:val="24"/>
                <w:szCs w:val="24"/>
              </w:rPr>
              <w:t xml:space="preserve"> </w:t>
            </w:r>
            <w:r>
              <w:rPr>
                <w:rFonts w:ascii="Arial" w:eastAsia="Arial" w:hAnsi="Arial" w:cs="Arial"/>
                <w:sz w:val="24"/>
                <w:szCs w:val="24"/>
              </w:rPr>
              <w:t xml:space="preserve">UPI </w:t>
            </w:r>
            <w:sdt>
              <w:sdtPr>
                <w:tag w:val="goog_rdk_2"/>
                <w:id w:val="731504474"/>
              </w:sdtPr>
              <w:sdtContent>
                <w:r>
                  <w:rPr>
                    <w:rFonts w:ascii="Arial Unicode MS" w:eastAsia="Arial Unicode MS" w:hAnsi="Arial Unicode MS" w:cs="Arial Unicode MS"/>
                    <w:sz w:val="24"/>
                    <w:szCs w:val="24"/>
                  </w:rPr>
                  <w:t>☐</w:t>
                </w:r>
              </w:sdtContent>
            </w:sdt>
            <w:r>
              <w:rPr>
                <w:rFonts w:ascii="Arial" w:eastAsia="Arial" w:hAnsi="Arial" w:cs="Arial"/>
                <w:sz w:val="24"/>
                <w:szCs w:val="24"/>
              </w:rPr>
              <w:t xml:space="preserve"> NEFT</w:t>
            </w:r>
          </w:p>
          <w:p w14:paraId="70A9B653" w14:textId="3D0CC6BF" w:rsidR="006038CC" w:rsidRDefault="00404C5B" w:rsidP="00701AD8">
            <w:pPr>
              <w:widowControl/>
              <w:numPr>
                <w:ilvl w:val="0"/>
                <w:numId w:val="41"/>
              </w:numPr>
              <w:spacing w:before="60" w:after="60"/>
              <w:jc w:val="left"/>
              <w:rPr>
                <w:rFonts w:ascii="Arial" w:eastAsia="Arial" w:hAnsi="Arial" w:cs="Arial"/>
                <w:sz w:val="24"/>
                <w:szCs w:val="24"/>
              </w:rPr>
            </w:pPr>
            <w:r>
              <w:rPr>
                <w:rFonts w:ascii="Arial" w:eastAsia="Arial" w:hAnsi="Arial" w:cs="Arial"/>
                <w:sz w:val="24"/>
                <w:szCs w:val="24"/>
              </w:rPr>
              <w:t xml:space="preserve">Transaction / UTR / Reference Number: </w:t>
            </w:r>
            <w:r w:rsidR="00027461">
              <w:rPr>
                <w:rFonts w:ascii="Arial" w:eastAsia="Arial" w:hAnsi="Arial" w:cs="Arial"/>
                <w:sz w:val="24"/>
                <w:szCs w:val="24"/>
              </w:rPr>
              <w:t>534376077274 (UTR)</w:t>
            </w:r>
          </w:p>
          <w:p w14:paraId="39C47268" w14:textId="5EB202FD" w:rsidR="006038CC" w:rsidRDefault="00404C5B" w:rsidP="00701AD8">
            <w:pPr>
              <w:widowControl/>
              <w:numPr>
                <w:ilvl w:val="0"/>
                <w:numId w:val="41"/>
              </w:numPr>
              <w:spacing w:before="60" w:after="60"/>
              <w:jc w:val="left"/>
              <w:rPr>
                <w:rFonts w:ascii="Arial" w:eastAsia="Arial" w:hAnsi="Arial" w:cs="Arial"/>
                <w:sz w:val="24"/>
                <w:szCs w:val="24"/>
              </w:rPr>
            </w:pPr>
            <w:r>
              <w:rPr>
                <w:rFonts w:ascii="Arial" w:eastAsia="Arial" w:hAnsi="Arial" w:cs="Arial"/>
                <w:sz w:val="24"/>
                <w:szCs w:val="24"/>
              </w:rPr>
              <w:t xml:space="preserve">Date of Payment: </w:t>
            </w:r>
            <w:r w:rsidR="005D508D">
              <w:rPr>
                <w:rFonts w:ascii="Arial" w:eastAsia="Arial" w:hAnsi="Arial" w:cs="Arial"/>
                <w:sz w:val="24"/>
                <w:szCs w:val="24"/>
              </w:rPr>
              <w:t>16</w:t>
            </w:r>
            <w:r>
              <w:rPr>
                <w:rFonts w:ascii="Arial" w:eastAsia="Arial" w:hAnsi="Arial" w:cs="Arial"/>
                <w:sz w:val="24"/>
                <w:szCs w:val="24"/>
              </w:rPr>
              <w:t xml:space="preserve"> /</w:t>
            </w:r>
            <w:r w:rsidR="005D508D">
              <w:rPr>
                <w:rFonts w:ascii="Arial" w:eastAsia="Arial" w:hAnsi="Arial" w:cs="Arial"/>
                <w:sz w:val="24"/>
                <w:szCs w:val="24"/>
              </w:rPr>
              <w:t xml:space="preserve"> 10</w:t>
            </w:r>
            <w:r>
              <w:rPr>
                <w:rFonts w:ascii="Arial" w:eastAsia="Arial" w:hAnsi="Arial" w:cs="Arial"/>
                <w:sz w:val="24"/>
                <w:szCs w:val="24"/>
              </w:rPr>
              <w:t xml:space="preserve"> / </w:t>
            </w:r>
            <w:r w:rsidR="005D508D">
              <w:rPr>
                <w:rFonts w:ascii="Arial" w:eastAsia="Arial" w:hAnsi="Arial" w:cs="Arial"/>
                <w:sz w:val="24"/>
                <w:szCs w:val="24"/>
              </w:rPr>
              <w:t>2026</w:t>
            </w:r>
          </w:p>
          <w:p w14:paraId="4065DB1E" w14:textId="77777777" w:rsidR="006038CC" w:rsidRDefault="00404C5B" w:rsidP="00701AD8">
            <w:pPr>
              <w:widowControl/>
              <w:numPr>
                <w:ilvl w:val="0"/>
                <w:numId w:val="41"/>
              </w:numPr>
              <w:spacing w:before="60" w:after="60"/>
              <w:jc w:val="left"/>
              <w:rPr>
                <w:rFonts w:ascii="Arial" w:eastAsia="Arial" w:hAnsi="Arial" w:cs="Arial"/>
                <w:sz w:val="24"/>
                <w:szCs w:val="24"/>
              </w:rPr>
            </w:pPr>
            <w:r>
              <w:rPr>
                <w:rFonts w:ascii="Arial" w:eastAsia="Arial" w:hAnsi="Arial" w:cs="Arial"/>
                <w:sz w:val="24"/>
                <w:szCs w:val="24"/>
              </w:rPr>
              <w:t>Amount Paid: ₹1,180/-</w:t>
            </w:r>
          </w:p>
          <w:p w14:paraId="1E93F7D9" w14:textId="35D3BF2D" w:rsidR="006038CC" w:rsidRDefault="00404C5B" w:rsidP="00701AD8">
            <w:pPr>
              <w:widowControl/>
              <w:numPr>
                <w:ilvl w:val="0"/>
                <w:numId w:val="41"/>
              </w:numPr>
              <w:spacing w:before="60" w:after="60"/>
              <w:jc w:val="left"/>
              <w:rPr>
                <w:rFonts w:ascii="Arial" w:eastAsia="Arial" w:hAnsi="Arial" w:cs="Arial"/>
                <w:sz w:val="24"/>
                <w:szCs w:val="24"/>
              </w:rPr>
            </w:pPr>
            <w:r>
              <w:rPr>
                <w:rFonts w:ascii="Arial" w:eastAsia="Arial" w:hAnsi="Arial" w:cs="Arial"/>
                <w:sz w:val="24"/>
                <w:szCs w:val="24"/>
              </w:rPr>
              <w:t xml:space="preserve">Name of Account Holder: </w:t>
            </w:r>
            <w:r w:rsidR="005D508D">
              <w:rPr>
                <w:rFonts w:ascii="Arial" w:eastAsia="Arial" w:hAnsi="Arial" w:cs="Arial"/>
                <w:sz w:val="24"/>
                <w:szCs w:val="24"/>
              </w:rPr>
              <w:t>Nikitha D</w:t>
            </w:r>
          </w:p>
          <w:p w14:paraId="2D981387" w14:textId="70D363B4" w:rsidR="006038CC" w:rsidRDefault="00404C5B" w:rsidP="00701AD8">
            <w:pPr>
              <w:widowControl/>
              <w:numPr>
                <w:ilvl w:val="0"/>
                <w:numId w:val="41"/>
              </w:numPr>
              <w:spacing w:before="60" w:after="60"/>
              <w:jc w:val="left"/>
              <w:rPr>
                <w:rFonts w:ascii="Arial" w:eastAsia="Arial" w:hAnsi="Arial" w:cs="Arial"/>
                <w:sz w:val="24"/>
                <w:szCs w:val="24"/>
              </w:rPr>
            </w:pPr>
            <w:r>
              <w:rPr>
                <w:rFonts w:ascii="Arial" w:eastAsia="Arial" w:hAnsi="Arial" w:cs="Arial"/>
                <w:sz w:val="24"/>
                <w:szCs w:val="24"/>
              </w:rPr>
              <w:t xml:space="preserve">Name of Bank (for NEFT): </w:t>
            </w:r>
          </w:p>
          <w:p w14:paraId="3E31F7C3" w14:textId="073E9A43" w:rsidR="006038CC" w:rsidRDefault="00404C5B" w:rsidP="00701AD8">
            <w:pPr>
              <w:widowControl/>
              <w:numPr>
                <w:ilvl w:val="0"/>
                <w:numId w:val="41"/>
              </w:numPr>
              <w:spacing w:before="60" w:after="60"/>
              <w:jc w:val="left"/>
              <w:rPr>
                <w:rFonts w:ascii="Arial" w:eastAsia="Arial" w:hAnsi="Arial" w:cs="Arial"/>
                <w:sz w:val="24"/>
                <w:szCs w:val="24"/>
              </w:rPr>
            </w:pPr>
            <w:r>
              <w:rPr>
                <w:rFonts w:ascii="Arial" w:eastAsia="Arial" w:hAnsi="Arial" w:cs="Arial"/>
                <w:sz w:val="24"/>
                <w:szCs w:val="24"/>
              </w:rPr>
              <w:t xml:space="preserve">UPI ID Used: </w:t>
            </w:r>
            <w:r w:rsidR="005D508D">
              <w:rPr>
                <w:rFonts w:ascii="Arial" w:eastAsia="Arial" w:hAnsi="Arial" w:cs="Arial"/>
                <w:sz w:val="24"/>
                <w:szCs w:val="24"/>
              </w:rPr>
              <w:t>8050120456@ybl</w:t>
            </w:r>
          </w:p>
          <w:p w14:paraId="1DFAC5E4" w14:textId="2FAF4654" w:rsidR="006038CC" w:rsidRDefault="00404C5B">
            <w:pPr>
              <w:spacing w:before="60" w:after="60" w:line="360" w:lineRule="auto"/>
              <w:rPr>
                <w:rFonts w:ascii="Arial" w:eastAsia="Arial" w:hAnsi="Arial" w:cs="Arial"/>
                <w:sz w:val="24"/>
                <w:szCs w:val="24"/>
              </w:rPr>
            </w:pPr>
            <w:r>
              <w:rPr>
                <w:rFonts w:ascii="Arial" w:eastAsia="Arial" w:hAnsi="Arial" w:cs="Arial"/>
                <w:b/>
                <w:bCs/>
                <w:color w:val="0000FF"/>
                <w:sz w:val="24"/>
                <w:szCs w:val="24"/>
              </w:rPr>
              <w:t>Attachment:</w:t>
            </w:r>
            <w:r>
              <w:rPr>
                <w:rFonts w:ascii="Arial" w:eastAsia="Arial" w:hAnsi="Arial" w:cs="Arial"/>
                <w:b/>
                <w:bCs/>
                <w:color w:val="0000FF"/>
                <w:sz w:val="24"/>
                <w:szCs w:val="24"/>
              </w:rPr>
              <w:br/>
            </w:r>
            <w:sdt>
              <w:sdtPr>
                <w:tag w:val="goog_rdk_3"/>
                <w:id w:val="-1526704121"/>
              </w:sdtPr>
              <w:sdtContent>
                <w:r w:rsidR="00580921">
                  <w:rPr>
                    <w:rFonts w:ascii="Arial" w:eastAsia="Arial" w:hAnsi="Arial" w:cs="Arial"/>
                    <w:b/>
                    <w:bCs/>
                    <w:sz w:val="24"/>
                    <w:szCs w:val="24"/>
                  </w:rPr>
                  <w:sym w:font="Wingdings" w:char="F0FC"/>
                </w:r>
              </w:sdtContent>
            </w:sdt>
            <w:r>
              <w:rPr>
                <w:rFonts w:ascii="Arial" w:eastAsia="Arial" w:hAnsi="Arial" w:cs="Arial"/>
                <w:sz w:val="24"/>
                <w:szCs w:val="24"/>
              </w:rPr>
              <w:t xml:space="preserve"> Copy of UPI Payment Receipt / NEFT Transaction Receipt enclosed.</w:t>
            </w:r>
          </w:p>
        </w:tc>
      </w:tr>
      <w:tr w:rsidR="006038CC" w14:paraId="4324CBAD" w14:textId="77777777" w:rsidTr="002E521A">
        <w:trPr>
          <w:trHeight w:val="967"/>
        </w:trPr>
        <w:tc>
          <w:tcPr>
            <w:tcW w:w="403" w:type="dxa"/>
          </w:tcPr>
          <w:p w14:paraId="17D07BDD" w14:textId="77777777" w:rsidR="006038CC" w:rsidRDefault="006038CC" w:rsidP="00701AD8">
            <w:pPr>
              <w:widowControl/>
              <w:numPr>
                <w:ilvl w:val="0"/>
                <w:numId w:val="27"/>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342C9AE9" w14:textId="77777777" w:rsidR="006038CC" w:rsidRDefault="00404C5B">
            <w:pPr>
              <w:tabs>
                <w:tab w:val="center" w:pos="9923"/>
              </w:tabs>
              <w:spacing w:before="60" w:after="60"/>
              <w:rPr>
                <w:rFonts w:ascii="Arial" w:eastAsia="Arial" w:hAnsi="Arial" w:cs="Arial"/>
                <w:color w:val="0000FF"/>
                <w:sz w:val="24"/>
                <w:szCs w:val="24"/>
              </w:rPr>
            </w:pPr>
            <w:r>
              <w:rPr>
                <w:rFonts w:ascii="Arial" w:eastAsia="Arial" w:hAnsi="Arial" w:cs="Arial"/>
                <w:b/>
                <w:bCs/>
                <w:color w:val="0000FF"/>
                <w:sz w:val="24"/>
                <w:szCs w:val="24"/>
              </w:rPr>
              <w:t>Student Details with Signature:</w:t>
            </w: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2787"/>
              <w:gridCol w:w="2041"/>
              <w:gridCol w:w="2127"/>
              <w:gridCol w:w="1697"/>
            </w:tblGrid>
            <w:tr w:rsidR="006038CC" w14:paraId="4E34886F" w14:textId="77777777" w:rsidTr="00701AD8">
              <w:trPr>
                <w:trHeight w:val="264"/>
              </w:trPr>
              <w:tc>
                <w:tcPr>
                  <w:tcW w:w="562" w:type="dxa"/>
                  <w:vAlign w:val="center"/>
                </w:tcPr>
                <w:p w14:paraId="2E3FBD61"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Sl. No.</w:t>
                  </w:r>
                </w:p>
              </w:tc>
              <w:tc>
                <w:tcPr>
                  <w:tcW w:w="2787" w:type="dxa"/>
                  <w:vAlign w:val="center"/>
                </w:tcPr>
                <w:p w14:paraId="5E50F8D2"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Name of Student</w:t>
                  </w:r>
                </w:p>
                <w:p w14:paraId="63666E2C"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(Block Letters)</w:t>
                  </w:r>
                </w:p>
              </w:tc>
              <w:tc>
                <w:tcPr>
                  <w:tcW w:w="2041" w:type="dxa"/>
                  <w:vAlign w:val="center"/>
                </w:tcPr>
                <w:p w14:paraId="6B9D7EAD"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USN / Registration No.</w:t>
                  </w:r>
                </w:p>
              </w:tc>
              <w:tc>
                <w:tcPr>
                  <w:tcW w:w="2127" w:type="dxa"/>
                  <w:vAlign w:val="center"/>
                </w:tcPr>
                <w:p w14:paraId="141193E2"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Signature</w:t>
                  </w:r>
                </w:p>
              </w:tc>
              <w:tc>
                <w:tcPr>
                  <w:tcW w:w="1697" w:type="dxa"/>
                  <w:vAlign w:val="center"/>
                </w:tcPr>
                <w:p w14:paraId="01630146"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Date</w:t>
                  </w:r>
                </w:p>
              </w:tc>
            </w:tr>
            <w:tr w:rsidR="006038CC" w14:paraId="78FF5014" w14:textId="77777777" w:rsidTr="00701AD8">
              <w:tc>
                <w:tcPr>
                  <w:tcW w:w="562" w:type="dxa"/>
                  <w:vAlign w:val="center"/>
                </w:tcPr>
                <w:p w14:paraId="5062F865" w14:textId="77777777" w:rsidR="006038CC" w:rsidRDefault="00404C5B">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1.</w:t>
                  </w:r>
                </w:p>
              </w:tc>
              <w:tc>
                <w:tcPr>
                  <w:tcW w:w="2787" w:type="dxa"/>
                  <w:vAlign w:val="center"/>
                </w:tcPr>
                <w:p w14:paraId="7FE01979" w14:textId="77777777" w:rsidR="006038CC" w:rsidRPr="00AA24DF" w:rsidRDefault="00462205">
                  <w:pPr>
                    <w:tabs>
                      <w:tab w:val="center" w:pos="9923"/>
                    </w:tabs>
                    <w:spacing w:before="60" w:after="60" w:line="276" w:lineRule="auto"/>
                    <w:rPr>
                      <w:rFonts w:ascii="Arial" w:eastAsia="Arial" w:hAnsi="Arial" w:cs="Arial"/>
                      <w:sz w:val="24"/>
                      <w:szCs w:val="24"/>
                    </w:rPr>
                  </w:pPr>
                  <w:r w:rsidRPr="00AA24DF">
                    <w:rPr>
                      <w:rFonts w:ascii="Arial" w:eastAsia="Arial" w:hAnsi="Arial" w:cs="Arial"/>
                      <w:sz w:val="24"/>
                      <w:szCs w:val="24"/>
                    </w:rPr>
                    <w:t>NIKITHA D</w:t>
                  </w:r>
                </w:p>
              </w:tc>
              <w:tc>
                <w:tcPr>
                  <w:tcW w:w="2041" w:type="dxa"/>
                  <w:vAlign w:val="center"/>
                </w:tcPr>
                <w:p w14:paraId="533E2E8B" w14:textId="77777777" w:rsidR="006038CC" w:rsidRPr="00AA24DF" w:rsidRDefault="00462205">
                  <w:pPr>
                    <w:tabs>
                      <w:tab w:val="center" w:pos="9923"/>
                    </w:tabs>
                    <w:spacing w:before="60" w:after="60" w:line="276" w:lineRule="auto"/>
                    <w:rPr>
                      <w:rFonts w:ascii="Arial" w:eastAsia="Arial" w:hAnsi="Arial" w:cs="Arial"/>
                      <w:sz w:val="24"/>
                      <w:szCs w:val="24"/>
                    </w:rPr>
                  </w:pPr>
                  <w:r w:rsidRPr="00AA24DF">
                    <w:rPr>
                      <w:rFonts w:ascii="Arial" w:eastAsia="Arial" w:hAnsi="Arial" w:cs="Arial"/>
                      <w:sz w:val="24"/>
                      <w:szCs w:val="24"/>
                    </w:rPr>
                    <w:t>ENG23CS</w:t>
                  </w:r>
                  <w:r w:rsidR="00AA24DF" w:rsidRPr="00AA24DF">
                    <w:rPr>
                      <w:rFonts w:ascii="Arial" w:eastAsia="Arial" w:hAnsi="Arial" w:cs="Arial"/>
                      <w:sz w:val="24"/>
                      <w:szCs w:val="24"/>
                    </w:rPr>
                    <w:t>0384</w:t>
                  </w:r>
                </w:p>
              </w:tc>
              <w:tc>
                <w:tcPr>
                  <w:tcW w:w="2127" w:type="dxa"/>
                  <w:vAlign w:val="center"/>
                </w:tcPr>
                <w:p w14:paraId="138C6071" w14:textId="77777777" w:rsidR="006038CC" w:rsidRDefault="006038CC">
                  <w:pPr>
                    <w:tabs>
                      <w:tab w:val="center" w:pos="9923"/>
                    </w:tabs>
                    <w:spacing w:before="60" w:after="60" w:line="276" w:lineRule="auto"/>
                    <w:rPr>
                      <w:rFonts w:ascii="Arial" w:eastAsia="Arial" w:hAnsi="Arial" w:cs="Arial"/>
                      <w:sz w:val="20"/>
                      <w:szCs w:val="20"/>
                    </w:rPr>
                  </w:pPr>
                </w:p>
              </w:tc>
              <w:tc>
                <w:tcPr>
                  <w:tcW w:w="1697" w:type="dxa"/>
                  <w:vAlign w:val="center"/>
                </w:tcPr>
                <w:p w14:paraId="0B5C8FA4" w14:textId="77777777" w:rsidR="006038CC" w:rsidRDefault="006038CC">
                  <w:pPr>
                    <w:tabs>
                      <w:tab w:val="center" w:pos="9923"/>
                    </w:tabs>
                    <w:spacing w:before="60" w:after="60" w:line="276" w:lineRule="auto"/>
                    <w:rPr>
                      <w:rFonts w:ascii="Arial" w:eastAsia="Arial" w:hAnsi="Arial" w:cs="Arial"/>
                      <w:sz w:val="20"/>
                      <w:szCs w:val="20"/>
                    </w:rPr>
                  </w:pPr>
                </w:p>
              </w:tc>
            </w:tr>
            <w:tr w:rsidR="006038CC" w14:paraId="78987B1D" w14:textId="77777777" w:rsidTr="00701AD8">
              <w:tc>
                <w:tcPr>
                  <w:tcW w:w="562" w:type="dxa"/>
                  <w:vAlign w:val="center"/>
                </w:tcPr>
                <w:p w14:paraId="75B016BC" w14:textId="77777777" w:rsidR="006038CC" w:rsidRDefault="00404C5B">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2.</w:t>
                  </w:r>
                </w:p>
              </w:tc>
              <w:tc>
                <w:tcPr>
                  <w:tcW w:w="2787" w:type="dxa"/>
                  <w:vAlign w:val="center"/>
                </w:tcPr>
                <w:p w14:paraId="7F6513B8" w14:textId="77777777" w:rsidR="006038CC" w:rsidRPr="00AA24DF" w:rsidRDefault="00462205">
                  <w:pPr>
                    <w:tabs>
                      <w:tab w:val="center" w:pos="9923"/>
                    </w:tabs>
                    <w:spacing w:before="60" w:after="60" w:line="276" w:lineRule="auto"/>
                    <w:rPr>
                      <w:rFonts w:ascii="Arial" w:eastAsia="Arial" w:hAnsi="Arial" w:cs="Arial"/>
                      <w:sz w:val="24"/>
                      <w:szCs w:val="24"/>
                    </w:rPr>
                  </w:pPr>
                  <w:r w:rsidRPr="00AA24DF">
                    <w:rPr>
                      <w:rFonts w:ascii="Arial" w:eastAsia="Arial" w:hAnsi="Arial" w:cs="Arial"/>
                      <w:sz w:val="24"/>
                      <w:szCs w:val="24"/>
                    </w:rPr>
                    <w:t>MONALISA</w:t>
                  </w:r>
                </w:p>
              </w:tc>
              <w:tc>
                <w:tcPr>
                  <w:tcW w:w="2041" w:type="dxa"/>
                  <w:vAlign w:val="center"/>
                </w:tcPr>
                <w:p w14:paraId="63B2698F" w14:textId="77777777" w:rsidR="006038CC" w:rsidRPr="00AA24DF" w:rsidRDefault="00AA24DF">
                  <w:pPr>
                    <w:tabs>
                      <w:tab w:val="center" w:pos="9923"/>
                    </w:tabs>
                    <w:spacing w:before="60" w:after="60" w:line="276" w:lineRule="auto"/>
                    <w:rPr>
                      <w:rFonts w:ascii="Arial" w:eastAsia="Arial" w:hAnsi="Arial" w:cs="Arial"/>
                      <w:sz w:val="24"/>
                      <w:szCs w:val="24"/>
                    </w:rPr>
                  </w:pPr>
                  <w:r w:rsidRPr="00AA24DF">
                    <w:rPr>
                      <w:rFonts w:ascii="Arial" w:eastAsia="Arial" w:hAnsi="Arial" w:cs="Arial"/>
                      <w:sz w:val="24"/>
                      <w:szCs w:val="24"/>
                    </w:rPr>
                    <w:t>ENG23CS0368</w:t>
                  </w:r>
                </w:p>
              </w:tc>
              <w:tc>
                <w:tcPr>
                  <w:tcW w:w="2127" w:type="dxa"/>
                  <w:vAlign w:val="center"/>
                </w:tcPr>
                <w:p w14:paraId="4E888C8F" w14:textId="77777777" w:rsidR="006038CC" w:rsidRDefault="006038CC">
                  <w:pPr>
                    <w:tabs>
                      <w:tab w:val="center" w:pos="9923"/>
                    </w:tabs>
                    <w:spacing w:before="60" w:after="60" w:line="276" w:lineRule="auto"/>
                    <w:rPr>
                      <w:rFonts w:ascii="Arial" w:eastAsia="Arial" w:hAnsi="Arial" w:cs="Arial"/>
                      <w:sz w:val="20"/>
                      <w:szCs w:val="20"/>
                    </w:rPr>
                  </w:pPr>
                </w:p>
              </w:tc>
              <w:tc>
                <w:tcPr>
                  <w:tcW w:w="1697" w:type="dxa"/>
                  <w:vAlign w:val="center"/>
                </w:tcPr>
                <w:p w14:paraId="67851C38" w14:textId="77777777" w:rsidR="006038CC" w:rsidRDefault="006038CC">
                  <w:pPr>
                    <w:tabs>
                      <w:tab w:val="center" w:pos="9923"/>
                    </w:tabs>
                    <w:spacing w:before="60" w:after="60" w:line="276" w:lineRule="auto"/>
                    <w:rPr>
                      <w:rFonts w:ascii="Arial" w:eastAsia="Arial" w:hAnsi="Arial" w:cs="Arial"/>
                      <w:sz w:val="20"/>
                      <w:szCs w:val="20"/>
                    </w:rPr>
                  </w:pPr>
                </w:p>
              </w:tc>
            </w:tr>
            <w:tr w:rsidR="006038CC" w14:paraId="0FB839BF" w14:textId="77777777" w:rsidTr="00701AD8">
              <w:tc>
                <w:tcPr>
                  <w:tcW w:w="562" w:type="dxa"/>
                  <w:vAlign w:val="center"/>
                </w:tcPr>
                <w:p w14:paraId="0CB80186" w14:textId="77777777" w:rsidR="006038CC" w:rsidRDefault="00404C5B">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3.</w:t>
                  </w:r>
                </w:p>
              </w:tc>
              <w:tc>
                <w:tcPr>
                  <w:tcW w:w="2787" w:type="dxa"/>
                  <w:vAlign w:val="center"/>
                </w:tcPr>
                <w:p w14:paraId="0A1F1A12" w14:textId="77777777" w:rsidR="006038CC" w:rsidRPr="00AA24DF" w:rsidRDefault="00462205">
                  <w:pPr>
                    <w:tabs>
                      <w:tab w:val="center" w:pos="9923"/>
                    </w:tabs>
                    <w:spacing w:before="60" w:after="60" w:line="276" w:lineRule="auto"/>
                    <w:rPr>
                      <w:rFonts w:ascii="Arial" w:eastAsia="Arial" w:hAnsi="Arial" w:cs="Arial"/>
                      <w:sz w:val="24"/>
                      <w:szCs w:val="24"/>
                    </w:rPr>
                  </w:pPr>
                  <w:r w:rsidRPr="00AA24DF">
                    <w:rPr>
                      <w:rFonts w:ascii="Arial" w:eastAsia="Arial" w:hAnsi="Arial" w:cs="Arial"/>
                      <w:sz w:val="24"/>
                      <w:szCs w:val="24"/>
                    </w:rPr>
                    <w:t>RAJIKA SAHA</w:t>
                  </w:r>
                </w:p>
              </w:tc>
              <w:tc>
                <w:tcPr>
                  <w:tcW w:w="2041" w:type="dxa"/>
                  <w:vAlign w:val="center"/>
                </w:tcPr>
                <w:p w14:paraId="6637D457" w14:textId="77777777" w:rsidR="006038CC" w:rsidRPr="00AA24DF" w:rsidRDefault="00AA24DF">
                  <w:pPr>
                    <w:tabs>
                      <w:tab w:val="center" w:pos="9923"/>
                    </w:tabs>
                    <w:spacing w:before="60" w:after="60" w:line="276" w:lineRule="auto"/>
                    <w:rPr>
                      <w:rFonts w:ascii="Arial" w:eastAsia="Arial" w:hAnsi="Arial" w:cs="Arial"/>
                      <w:sz w:val="24"/>
                      <w:szCs w:val="24"/>
                    </w:rPr>
                  </w:pPr>
                  <w:r w:rsidRPr="00AA24DF">
                    <w:rPr>
                      <w:rFonts w:ascii="Arial" w:eastAsia="Arial" w:hAnsi="Arial" w:cs="Arial"/>
                      <w:sz w:val="24"/>
                      <w:szCs w:val="24"/>
                    </w:rPr>
                    <w:t>ENG23CS0415</w:t>
                  </w:r>
                </w:p>
              </w:tc>
              <w:tc>
                <w:tcPr>
                  <w:tcW w:w="2127" w:type="dxa"/>
                  <w:vAlign w:val="center"/>
                </w:tcPr>
                <w:p w14:paraId="06DA0977" w14:textId="77777777" w:rsidR="006038CC" w:rsidRDefault="006038CC">
                  <w:pPr>
                    <w:tabs>
                      <w:tab w:val="center" w:pos="9923"/>
                    </w:tabs>
                    <w:spacing w:before="60" w:after="60" w:line="276" w:lineRule="auto"/>
                    <w:rPr>
                      <w:rFonts w:ascii="Arial" w:eastAsia="Arial" w:hAnsi="Arial" w:cs="Arial"/>
                      <w:sz w:val="20"/>
                      <w:szCs w:val="20"/>
                    </w:rPr>
                  </w:pPr>
                </w:p>
              </w:tc>
              <w:tc>
                <w:tcPr>
                  <w:tcW w:w="1697" w:type="dxa"/>
                  <w:vAlign w:val="center"/>
                </w:tcPr>
                <w:p w14:paraId="75A9D75E" w14:textId="77777777" w:rsidR="006038CC" w:rsidRDefault="006038CC">
                  <w:pPr>
                    <w:tabs>
                      <w:tab w:val="center" w:pos="9923"/>
                    </w:tabs>
                    <w:spacing w:before="60" w:after="60" w:line="276" w:lineRule="auto"/>
                    <w:rPr>
                      <w:rFonts w:ascii="Arial" w:eastAsia="Arial" w:hAnsi="Arial" w:cs="Arial"/>
                      <w:sz w:val="20"/>
                      <w:szCs w:val="20"/>
                    </w:rPr>
                  </w:pPr>
                </w:p>
              </w:tc>
            </w:tr>
            <w:tr w:rsidR="006038CC" w14:paraId="486BB821" w14:textId="77777777" w:rsidTr="00701AD8">
              <w:tc>
                <w:tcPr>
                  <w:tcW w:w="562" w:type="dxa"/>
                  <w:vAlign w:val="center"/>
                </w:tcPr>
                <w:p w14:paraId="298C0CF6" w14:textId="77777777" w:rsidR="006038CC" w:rsidRDefault="00404C5B">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4.</w:t>
                  </w:r>
                </w:p>
              </w:tc>
              <w:tc>
                <w:tcPr>
                  <w:tcW w:w="2787" w:type="dxa"/>
                  <w:vAlign w:val="center"/>
                </w:tcPr>
                <w:p w14:paraId="7CD9F229" w14:textId="77777777" w:rsidR="006038CC" w:rsidRPr="00AA24DF" w:rsidRDefault="00462205" w:rsidP="00AA24DF">
                  <w:pPr>
                    <w:tabs>
                      <w:tab w:val="center" w:pos="9923"/>
                    </w:tabs>
                    <w:spacing w:before="60" w:after="60" w:line="276" w:lineRule="auto"/>
                    <w:jc w:val="left"/>
                    <w:rPr>
                      <w:rFonts w:ascii="Arial" w:eastAsia="Arial" w:hAnsi="Arial" w:cs="Arial"/>
                      <w:sz w:val="24"/>
                      <w:szCs w:val="24"/>
                    </w:rPr>
                  </w:pPr>
                  <w:r w:rsidRPr="00AA24DF">
                    <w:rPr>
                      <w:rFonts w:ascii="Arial" w:eastAsia="Arial" w:hAnsi="Arial" w:cs="Arial"/>
                      <w:sz w:val="24"/>
                      <w:szCs w:val="24"/>
                    </w:rPr>
                    <w:t>SUNAND P CHOWDARY</w:t>
                  </w:r>
                </w:p>
              </w:tc>
              <w:tc>
                <w:tcPr>
                  <w:tcW w:w="2041" w:type="dxa"/>
                  <w:vAlign w:val="center"/>
                </w:tcPr>
                <w:p w14:paraId="502C02F5" w14:textId="77777777" w:rsidR="006038CC" w:rsidRPr="00AA24DF" w:rsidRDefault="00AA24DF">
                  <w:pPr>
                    <w:tabs>
                      <w:tab w:val="center" w:pos="9923"/>
                    </w:tabs>
                    <w:spacing w:before="60" w:after="60" w:line="276" w:lineRule="auto"/>
                    <w:rPr>
                      <w:rFonts w:ascii="Arial" w:eastAsia="Arial" w:hAnsi="Arial" w:cs="Arial"/>
                      <w:sz w:val="24"/>
                      <w:szCs w:val="24"/>
                    </w:rPr>
                  </w:pPr>
                  <w:r w:rsidRPr="00AA24DF">
                    <w:rPr>
                      <w:rFonts w:ascii="Arial" w:eastAsia="Arial" w:hAnsi="Arial" w:cs="Arial"/>
                      <w:sz w:val="24"/>
                      <w:szCs w:val="24"/>
                    </w:rPr>
                    <w:t>ENG23CS0387</w:t>
                  </w:r>
                </w:p>
              </w:tc>
              <w:tc>
                <w:tcPr>
                  <w:tcW w:w="2127" w:type="dxa"/>
                  <w:vAlign w:val="center"/>
                </w:tcPr>
                <w:p w14:paraId="437A58C8" w14:textId="77777777" w:rsidR="006038CC" w:rsidRDefault="006038CC">
                  <w:pPr>
                    <w:tabs>
                      <w:tab w:val="center" w:pos="9923"/>
                    </w:tabs>
                    <w:spacing w:before="60" w:after="60" w:line="276" w:lineRule="auto"/>
                    <w:rPr>
                      <w:rFonts w:ascii="Arial" w:eastAsia="Arial" w:hAnsi="Arial" w:cs="Arial"/>
                      <w:sz w:val="20"/>
                      <w:szCs w:val="20"/>
                    </w:rPr>
                  </w:pPr>
                </w:p>
              </w:tc>
              <w:tc>
                <w:tcPr>
                  <w:tcW w:w="1697" w:type="dxa"/>
                  <w:vAlign w:val="center"/>
                </w:tcPr>
                <w:p w14:paraId="47ACBA16" w14:textId="77777777" w:rsidR="006038CC" w:rsidRDefault="006038CC">
                  <w:pPr>
                    <w:tabs>
                      <w:tab w:val="center" w:pos="9923"/>
                    </w:tabs>
                    <w:spacing w:before="60" w:after="60" w:line="276" w:lineRule="auto"/>
                    <w:rPr>
                      <w:rFonts w:ascii="Arial" w:eastAsia="Arial" w:hAnsi="Arial" w:cs="Arial"/>
                      <w:sz w:val="20"/>
                      <w:szCs w:val="20"/>
                    </w:rPr>
                  </w:pPr>
                </w:p>
              </w:tc>
            </w:tr>
          </w:tbl>
          <w:p w14:paraId="6783B788" w14:textId="77777777" w:rsidR="006038CC" w:rsidRDefault="006038CC">
            <w:pPr>
              <w:tabs>
                <w:tab w:val="center" w:pos="9923"/>
              </w:tabs>
              <w:spacing w:before="60" w:after="60" w:line="276" w:lineRule="auto"/>
              <w:rPr>
                <w:rFonts w:ascii="Arial" w:eastAsia="Arial" w:hAnsi="Arial" w:cs="Arial"/>
                <w:color w:val="EE0000"/>
                <w:sz w:val="24"/>
                <w:szCs w:val="24"/>
              </w:rPr>
            </w:pPr>
          </w:p>
        </w:tc>
      </w:tr>
    </w:tbl>
    <w:p w14:paraId="75A67B92" w14:textId="77777777" w:rsidR="006038CC" w:rsidRDefault="006038CC">
      <w:pPr>
        <w:spacing w:before="0" w:after="0"/>
        <w:rPr>
          <w:rFonts w:ascii="Arial" w:eastAsia="Arial" w:hAnsi="Arial" w:cs="Arial"/>
        </w:rPr>
      </w:pPr>
    </w:p>
    <w:p w14:paraId="0EDF7412" w14:textId="77777777" w:rsidR="006038CC" w:rsidRDefault="006038CC">
      <w:pPr>
        <w:spacing w:before="0" w:after="0"/>
        <w:rPr>
          <w:rFonts w:ascii="Arial" w:eastAsia="Arial" w:hAnsi="Arial" w:cs="Arial"/>
        </w:rPr>
      </w:pPr>
    </w:p>
    <w:p w14:paraId="2D749CE6" w14:textId="77777777" w:rsidR="006038CC" w:rsidRDefault="006038CC">
      <w:pPr>
        <w:spacing w:before="0" w:after="0"/>
        <w:rPr>
          <w:rFonts w:ascii="Arial" w:eastAsia="Arial" w:hAnsi="Arial" w:cs="Arial"/>
        </w:rPr>
      </w:pPr>
    </w:p>
    <w:p w14:paraId="6DB3EC88" w14:textId="77777777" w:rsidR="006038CC" w:rsidRDefault="006038CC">
      <w:pPr>
        <w:spacing w:before="0" w:after="0"/>
        <w:rPr>
          <w:rFonts w:ascii="Arial" w:eastAsia="Arial" w:hAnsi="Arial" w:cs="Arial"/>
        </w:rPr>
      </w:pPr>
    </w:p>
    <w:p w14:paraId="2A861A77" w14:textId="77777777" w:rsidR="006038CC" w:rsidRDefault="006038CC">
      <w:pPr>
        <w:spacing w:before="0" w:after="0"/>
        <w:rPr>
          <w:rFonts w:ascii="Arial" w:eastAsia="Arial" w:hAnsi="Arial" w:cs="Arial"/>
        </w:rPr>
      </w:pPr>
    </w:p>
    <w:tbl>
      <w:tblPr>
        <w:tblW w:w="9747" w:type="dxa"/>
        <w:tblInd w:w="-108" w:type="dxa"/>
        <w:tblLayout w:type="fixed"/>
        <w:tblLook w:val="0000" w:firstRow="0" w:lastRow="0" w:firstColumn="0" w:lastColumn="0" w:noHBand="0" w:noVBand="0"/>
      </w:tblPr>
      <w:tblGrid>
        <w:gridCol w:w="5211"/>
        <w:gridCol w:w="4536"/>
      </w:tblGrid>
      <w:tr w:rsidR="006038CC" w14:paraId="0D42F106" w14:textId="77777777" w:rsidTr="00701AD8">
        <w:tc>
          <w:tcPr>
            <w:tcW w:w="5211" w:type="dxa"/>
          </w:tcPr>
          <w:p w14:paraId="75B200D9" w14:textId="77777777" w:rsidR="006038CC" w:rsidRDefault="00404C5B">
            <w:pPr>
              <w:tabs>
                <w:tab w:val="center" w:pos="709"/>
                <w:tab w:val="center" w:pos="5529"/>
                <w:tab w:val="center" w:pos="8931"/>
              </w:tabs>
              <w:spacing w:before="0" w:after="0"/>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tc>
        <w:tc>
          <w:tcPr>
            <w:tcW w:w="4536" w:type="dxa"/>
          </w:tcPr>
          <w:p w14:paraId="48D778D2" w14:textId="77777777" w:rsidR="006038CC" w:rsidRDefault="00404C5B">
            <w:pPr>
              <w:tabs>
                <w:tab w:val="center" w:pos="2127"/>
                <w:tab w:val="center" w:pos="5529"/>
                <w:tab w:val="center" w:pos="8931"/>
              </w:tabs>
              <w:spacing w:before="0" w:after="0"/>
              <w:jc w:val="center"/>
              <w:rPr>
                <w:rFonts w:ascii="Arial" w:eastAsia="Arial" w:hAnsi="Arial" w:cs="Arial"/>
                <w:sz w:val="20"/>
                <w:szCs w:val="20"/>
              </w:rPr>
            </w:pPr>
            <w:r>
              <w:rPr>
                <w:rFonts w:ascii="Arial" w:eastAsia="Arial" w:hAnsi="Arial" w:cs="Arial"/>
                <w:b/>
                <w:bCs/>
                <w:sz w:val="20"/>
                <w:szCs w:val="20"/>
              </w:rPr>
              <w:t xml:space="preserve">Name and signature of the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r>
      <w:tr w:rsidR="006038CC" w14:paraId="140568E7" w14:textId="77777777" w:rsidTr="00701AD8">
        <w:tc>
          <w:tcPr>
            <w:tcW w:w="5211" w:type="dxa"/>
          </w:tcPr>
          <w:p w14:paraId="5C2539C3" w14:textId="77777777" w:rsidR="006038CC" w:rsidRDefault="00404C5B">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Email id:</w:t>
            </w:r>
          </w:p>
        </w:tc>
        <w:tc>
          <w:tcPr>
            <w:tcW w:w="4536" w:type="dxa"/>
          </w:tcPr>
          <w:p w14:paraId="1B25CBBA" w14:textId="77777777" w:rsidR="006038CC" w:rsidRDefault="00404C5B">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Email id:</w:t>
            </w:r>
          </w:p>
        </w:tc>
      </w:tr>
      <w:tr w:rsidR="006038CC" w14:paraId="0030C3AF" w14:textId="77777777" w:rsidTr="00701AD8">
        <w:trPr>
          <w:trHeight w:val="138"/>
        </w:trPr>
        <w:tc>
          <w:tcPr>
            <w:tcW w:w="5211" w:type="dxa"/>
          </w:tcPr>
          <w:p w14:paraId="2E962097" w14:textId="77777777" w:rsidR="006038CC" w:rsidRDefault="00404C5B">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Contact No.:</w:t>
            </w:r>
          </w:p>
        </w:tc>
        <w:tc>
          <w:tcPr>
            <w:tcW w:w="4536" w:type="dxa"/>
          </w:tcPr>
          <w:p w14:paraId="506CFCF3" w14:textId="77777777" w:rsidR="006038CC" w:rsidRDefault="00404C5B">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Contact No.:</w:t>
            </w:r>
          </w:p>
        </w:tc>
      </w:tr>
    </w:tbl>
    <w:p w14:paraId="69CFB609" w14:textId="77777777" w:rsidR="006038CC" w:rsidRDefault="00404C5B">
      <w:pPr>
        <w:spacing w:before="60" w:after="60"/>
        <w:rPr>
          <w:rFonts w:ascii="Arial" w:eastAsia="Arial" w:hAnsi="Arial" w:cs="Arial"/>
        </w:rPr>
      </w:pPr>
      <w:r>
        <w:rPr>
          <w:rFonts w:ascii="Arial" w:eastAsia="Arial" w:hAnsi="Arial" w:cs="Arial"/>
          <w:b/>
          <w:bCs/>
        </w:rPr>
        <w:t>Mandatory Attachments</w:t>
      </w:r>
    </w:p>
    <w:p w14:paraId="60877094" w14:textId="77777777" w:rsidR="006038CC" w:rsidRDefault="00000000">
      <w:pPr>
        <w:tabs>
          <w:tab w:val="left" w:pos="567"/>
        </w:tabs>
        <w:spacing w:before="60" w:after="60"/>
        <w:ind w:left="567" w:hanging="567"/>
        <w:rPr>
          <w:rFonts w:ascii="Arial" w:eastAsia="Arial" w:hAnsi="Arial" w:cs="Arial"/>
        </w:rPr>
      </w:pPr>
      <w:sdt>
        <w:sdtPr>
          <w:tag w:val="goog_rdk_4"/>
          <w:id w:val="-1962462762"/>
        </w:sdtPr>
        <w:sdtContent>
          <w:r w:rsidR="00404C5B">
            <w:rPr>
              <w:rFonts w:ascii="Arial Unicode MS" w:eastAsia="Arial Unicode MS" w:hAnsi="Arial Unicode MS" w:cs="Arial Unicode MS"/>
            </w:rPr>
            <w:t>☐</w:t>
          </w:r>
        </w:sdtContent>
      </w:sdt>
      <w:r w:rsidR="00404C5B">
        <w:rPr>
          <w:rFonts w:ascii="Arial" w:eastAsia="Arial" w:hAnsi="Arial" w:cs="Arial"/>
        </w:rPr>
        <w:t xml:space="preserve"> </w:t>
      </w:r>
      <w:r w:rsidR="00404C5B">
        <w:rPr>
          <w:rFonts w:ascii="Arial" w:eastAsia="Arial" w:hAnsi="Arial" w:cs="Arial"/>
        </w:rPr>
        <w:tab/>
        <w:t>Project Proposal (PDF) duly signed by the Project Guide, Head of the Department and Principal/Head of the Institution.</w:t>
      </w:r>
    </w:p>
    <w:p w14:paraId="46F6C8EA" w14:textId="77777777" w:rsidR="006038CC" w:rsidRDefault="00000000">
      <w:pPr>
        <w:tabs>
          <w:tab w:val="left" w:pos="567"/>
        </w:tabs>
        <w:spacing w:before="60" w:after="60"/>
        <w:ind w:left="567" w:hanging="567"/>
        <w:rPr>
          <w:rFonts w:ascii="Arial" w:eastAsia="Arial" w:hAnsi="Arial" w:cs="Arial"/>
        </w:rPr>
      </w:pPr>
      <w:sdt>
        <w:sdtPr>
          <w:tag w:val="goog_rdk_5"/>
          <w:id w:val="-1642401303"/>
        </w:sdtPr>
        <w:sdtContent>
          <w:r w:rsidR="00404C5B">
            <w:rPr>
              <w:rFonts w:ascii="Arial Unicode MS" w:eastAsia="Arial Unicode MS" w:hAnsi="Arial Unicode MS" w:cs="Arial Unicode MS"/>
            </w:rPr>
            <w:t>☐</w:t>
          </w:r>
        </w:sdtContent>
      </w:sdt>
      <w:r w:rsidR="00404C5B">
        <w:rPr>
          <w:rFonts w:ascii="Arial" w:eastAsia="Arial" w:hAnsi="Arial" w:cs="Arial"/>
        </w:rPr>
        <w:t xml:space="preserve"> </w:t>
      </w:r>
      <w:r w:rsidR="00404C5B">
        <w:rPr>
          <w:rFonts w:ascii="Arial" w:eastAsia="Arial" w:hAnsi="Arial" w:cs="Arial"/>
        </w:rPr>
        <w:tab/>
        <w:t>Declaration and Endorsement by the Head of the Institution.</w:t>
      </w:r>
    </w:p>
    <w:p w14:paraId="0486891C" w14:textId="77777777" w:rsidR="006038CC" w:rsidRDefault="00000000">
      <w:pPr>
        <w:tabs>
          <w:tab w:val="left" w:pos="567"/>
        </w:tabs>
        <w:spacing w:before="60" w:after="60"/>
        <w:ind w:left="567" w:hanging="567"/>
        <w:rPr>
          <w:rFonts w:ascii="Arial" w:eastAsia="Arial" w:hAnsi="Arial" w:cs="Arial"/>
        </w:rPr>
      </w:pPr>
      <w:sdt>
        <w:sdtPr>
          <w:tag w:val="goog_rdk_6"/>
          <w:id w:val="1229250641"/>
        </w:sdtPr>
        <w:sdtContent>
          <w:r w:rsidR="00404C5B">
            <w:rPr>
              <w:rFonts w:ascii="Arial Unicode MS" w:eastAsia="Arial Unicode MS" w:hAnsi="Arial Unicode MS" w:cs="Arial Unicode MS"/>
            </w:rPr>
            <w:t>☐</w:t>
          </w:r>
        </w:sdtContent>
      </w:sdt>
      <w:r w:rsidR="00404C5B">
        <w:rPr>
          <w:rFonts w:ascii="Arial" w:eastAsia="Arial" w:hAnsi="Arial" w:cs="Arial"/>
        </w:rPr>
        <w:t xml:space="preserve"> </w:t>
      </w:r>
      <w:r w:rsidR="00404C5B">
        <w:rPr>
          <w:rFonts w:ascii="Arial" w:eastAsia="Arial" w:hAnsi="Arial" w:cs="Arial"/>
        </w:rPr>
        <w:tab/>
        <w:t>Copy of the Processing Fee Payment Receipt (UPI/NEFT).</w:t>
      </w:r>
    </w:p>
    <w:p w14:paraId="3846B151" w14:textId="77777777" w:rsidR="006038CC" w:rsidRDefault="00000000">
      <w:pPr>
        <w:tabs>
          <w:tab w:val="left" w:pos="567"/>
        </w:tabs>
        <w:spacing w:before="60" w:after="60"/>
        <w:ind w:left="567" w:hanging="567"/>
        <w:rPr>
          <w:rFonts w:ascii="Arial" w:eastAsia="Arial" w:hAnsi="Arial" w:cs="Arial"/>
        </w:rPr>
      </w:pPr>
      <w:sdt>
        <w:sdtPr>
          <w:tag w:val="goog_rdk_7"/>
          <w:id w:val="-924048390"/>
        </w:sdtPr>
        <w:sdtContent>
          <w:r w:rsidR="00404C5B">
            <w:rPr>
              <w:rFonts w:ascii="Arial Unicode MS" w:eastAsia="Arial Unicode MS" w:hAnsi="Arial Unicode MS" w:cs="Arial Unicode MS"/>
            </w:rPr>
            <w:t>☐</w:t>
          </w:r>
        </w:sdtContent>
      </w:sdt>
      <w:r w:rsidR="00404C5B">
        <w:rPr>
          <w:rFonts w:ascii="Arial" w:eastAsia="Arial" w:hAnsi="Arial" w:cs="Arial"/>
        </w:rPr>
        <w:t xml:space="preserve"> </w:t>
      </w:r>
      <w:r w:rsidR="00404C5B">
        <w:rPr>
          <w:rFonts w:ascii="Arial" w:eastAsia="Arial" w:hAnsi="Arial" w:cs="Arial"/>
        </w:rPr>
        <w:tab/>
        <w:t>Any other supporting documents, if applicable.</w:t>
      </w:r>
    </w:p>
    <w:p w14:paraId="0B0D4878" w14:textId="77777777" w:rsidR="006038CC" w:rsidRDefault="006038CC">
      <w:pPr>
        <w:spacing w:before="0" w:after="0"/>
        <w:rPr>
          <w:rFonts w:ascii="Arial" w:eastAsia="Arial" w:hAnsi="Arial" w:cs="Arial"/>
        </w:rPr>
      </w:pPr>
    </w:p>
    <w:p w14:paraId="17A1E77B" w14:textId="77777777" w:rsidR="006038CC" w:rsidRDefault="006038CC">
      <w:pPr>
        <w:spacing w:before="0" w:after="0"/>
        <w:rPr>
          <w:rFonts w:ascii="Arial" w:eastAsia="Arial" w:hAnsi="Arial" w:cs="Arial"/>
        </w:rPr>
      </w:pPr>
    </w:p>
    <w:p w14:paraId="393A22E4" w14:textId="77777777" w:rsidR="006038CC" w:rsidRDefault="00404C5B">
      <w:pPr>
        <w:spacing w:before="0" w:after="0" w:line="276" w:lineRule="auto"/>
        <w:jc w:val="center"/>
        <w:rPr>
          <w:rFonts w:ascii="Arial" w:eastAsia="Arial" w:hAnsi="Arial" w:cs="Arial"/>
          <w:sz w:val="32"/>
          <w:szCs w:val="32"/>
        </w:rPr>
      </w:pPr>
      <w:r>
        <w:br w:type="page"/>
      </w:r>
      <w:r>
        <w:rPr>
          <w:rFonts w:ascii="Arial" w:eastAsia="Arial" w:hAnsi="Arial" w:cs="Arial"/>
          <w:b/>
          <w:bCs/>
          <w:sz w:val="32"/>
          <w:szCs w:val="32"/>
        </w:rPr>
        <w:lastRenderedPageBreak/>
        <w:t>DECLARATION</w:t>
      </w:r>
    </w:p>
    <w:p w14:paraId="06594A11" w14:textId="77777777" w:rsidR="006038CC" w:rsidRDefault="00404C5B">
      <w:pPr>
        <w:tabs>
          <w:tab w:val="center" w:pos="2127"/>
          <w:tab w:val="center" w:pos="5529"/>
          <w:tab w:val="center" w:pos="8931"/>
        </w:tabs>
        <w:spacing w:before="0" w:after="0" w:line="276" w:lineRule="auto"/>
        <w:jc w:val="center"/>
        <w:rPr>
          <w:rFonts w:ascii="Arial" w:eastAsia="Arial" w:hAnsi="Arial" w:cs="Arial"/>
          <w:sz w:val="24"/>
          <w:szCs w:val="24"/>
        </w:rPr>
      </w:pPr>
      <w:r>
        <w:rPr>
          <w:rFonts w:ascii="Arial" w:eastAsia="Arial" w:hAnsi="Arial" w:cs="Arial"/>
          <w:b/>
          <w:bCs/>
          <w:sz w:val="24"/>
          <w:szCs w:val="24"/>
        </w:rPr>
        <w:t>(From the Project Team)</w:t>
      </w:r>
    </w:p>
    <w:p w14:paraId="2A7B1B5C" w14:textId="77777777" w:rsidR="006038CC" w:rsidRDefault="00404C5B">
      <w:pPr>
        <w:tabs>
          <w:tab w:val="center" w:pos="2127"/>
          <w:tab w:val="center" w:pos="5529"/>
          <w:tab w:val="center" w:pos="8931"/>
        </w:tabs>
        <w:spacing w:before="0" w:after="0" w:line="276" w:lineRule="auto"/>
        <w:jc w:val="center"/>
        <w:rPr>
          <w:rFonts w:ascii="Arial" w:eastAsia="Arial" w:hAnsi="Arial" w:cs="Arial"/>
          <w:sz w:val="20"/>
          <w:szCs w:val="20"/>
        </w:rPr>
      </w:pPr>
      <w:r>
        <w:rPr>
          <w:rFonts w:ascii="Arial" w:eastAsia="Arial" w:hAnsi="Arial" w:cs="Arial"/>
          <w:sz w:val="20"/>
          <w:szCs w:val="20"/>
        </w:rPr>
        <w:t>(To be signed by all student members, scanned, and uploaded along with the project proposal)</w:t>
      </w:r>
    </w:p>
    <w:p w14:paraId="4FD56034" w14:textId="77777777" w:rsidR="006038CC" w:rsidRDefault="006038CC">
      <w:pPr>
        <w:tabs>
          <w:tab w:val="center" w:pos="2127"/>
          <w:tab w:val="center" w:pos="5529"/>
          <w:tab w:val="center" w:pos="8931"/>
        </w:tabs>
        <w:spacing w:after="0"/>
        <w:jc w:val="center"/>
        <w:rPr>
          <w:rFonts w:ascii="Arial" w:eastAsia="Arial" w:hAnsi="Arial" w:cs="Arial"/>
        </w:rPr>
      </w:pPr>
    </w:p>
    <w:p w14:paraId="47D8852E"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b/>
          <w:bCs/>
          <w:sz w:val="24"/>
          <w:szCs w:val="24"/>
        </w:rPr>
        <w:t>Project Details</w:t>
      </w:r>
    </w:p>
    <w:p w14:paraId="587A0AD4" w14:textId="77777777" w:rsidR="006450B5" w:rsidRPr="006450B5" w:rsidRDefault="00404C5B" w:rsidP="006450B5">
      <w:pPr>
        <w:pStyle w:val="NormalWeb"/>
        <w:ind w:left="0" w:hanging="2"/>
        <w:rPr>
          <w:rFonts w:eastAsia="Times New Roman" w:cs="Times New Roman"/>
          <w:color w:val="auto"/>
          <w:position w:val="0"/>
          <w:lang w:val="en-IN" w:eastAsia="en-IN"/>
        </w:rPr>
      </w:pPr>
      <w:r>
        <w:rPr>
          <w:rFonts w:ascii="Arial" w:eastAsia="Arial" w:hAnsi="Arial" w:cs="Arial"/>
        </w:rPr>
        <w:t>Title of th</w:t>
      </w:r>
      <w:r w:rsidR="000D258E">
        <w:rPr>
          <w:rFonts w:ascii="Arial" w:eastAsia="Arial" w:hAnsi="Arial" w:cs="Arial"/>
        </w:rPr>
        <w:t>e Project:</w:t>
      </w:r>
      <w:r w:rsidR="006450B5">
        <w:rPr>
          <w:rFonts w:ascii="Arial" w:eastAsia="Arial" w:hAnsi="Arial" w:cs="Arial"/>
        </w:rPr>
        <w:t xml:space="preserve"> </w:t>
      </w:r>
      <w:r w:rsidR="006450B5" w:rsidRPr="006450B5">
        <w:rPr>
          <w:rFonts w:ascii="Arial" w:eastAsia="Times New Roman" w:hAnsi="Arial" w:cs="Arial"/>
          <w:color w:val="auto"/>
          <w:position w:val="0"/>
          <w:lang w:val="en-IN" w:eastAsia="en-IN"/>
        </w:rPr>
        <w:t>SELF-CALIBRATING MULTI-MODAL EDGE AI NODE FOR INDUSTRIAL MACHINE ANOMALY DETECTION</w:t>
      </w:r>
    </w:p>
    <w:p w14:paraId="5CFE4E0A" w14:textId="77777777" w:rsidR="00AA24DF" w:rsidRPr="00AA24DF" w:rsidRDefault="00404C5B" w:rsidP="00AA24DF">
      <w:pPr>
        <w:spacing w:before="60" w:after="60"/>
        <w:rPr>
          <w:rFonts w:ascii="Arial" w:eastAsia="Arial" w:hAnsi="Arial" w:cs="Arial"/>
          <w:sz w:val="24"/>
          <w:szCs w:val="24"/>
        </w:rPr>
      </w:pPr>
      <w:r w:rsidRPr="00AA24DF">
        <w:rPr>
          <w:rFonts w:ascii="Arial" w:eastAsia="Arial" w:hAnsi="Arial" w:cs="Arial"/>
          <w:sz w:val="24"/>
          <w:szCs w:val="24"/>
        </w:rPr>
        <w:t xml:space="preserve">Broad Theme: </w:t>
      </w:r>
      <w:r w:rsidR="00AA24DF" w:rsidRPr="00AA24DF">
        <w:rPr>
          <w:rFonts w:ascii="Arial" w:eastAsia="Times New Roman" w:hAnsi="Arial" w:cs="Arial"/>
          <w:sz w:val="24"/>
          <w:szCs w:val="24"/>
        </w:rPr>
        <w:t>THEME 2</w:t>
      </w:r>
      <w:r w:rsidR="000D258E" w:rsidRPr="00AA24DF">
        <w:rPr>
          <w:rFonts w:ascii="Arial" w:eastAsia="Times New Roman" w:hAnsi="Arial" w:cs="Arial"/>
          <w:sz w:val="24"/>
          <w:szCs w:val="24"/>
        </w:rPr>
        <w:t xml:space="preserve"> – </w:t>
      </w:r>
      <w:r w:rsidR="00AA24DF" w:rsidRPr="00AA24DF">
        <w:rPr>
          <w:rFonts w:ascii="Arial" w:hAnsi="Arial" w:cs="Arial"/>
          <w:sz w:val="24"/>
          <w:szCs w:val="24"/>
        </w:rPr>
        <w:t>WATER RESOURCES, ENVIRONMENT AND CLIMATE RESILIENCE</w:t>
      </w:r>
    </w:p>
    <w:p w14:paraId="2304CC79" w14:textId="77777777" w:rsidR="000D258E" w:rsidRPr="000D258E" w:rsidRDefault="000D258E" w:rsidP="000D258E">
      <w:pPr>
        <w:pStyle w:val="NormalWeb"/>
        <w:ind w:left="0" w:hanging="2"/>
        <w:rPr>
          <w:rFonts w:eastAsia="Times New Roman" w:cs="Times New Roman"/>
          <w:color w:val="auto"/>
          <w:position w:val="0"/>
          <w:lang w:val="en-IN" w:eastAsia="en-IN"/>
        </w:rPr>
      </w:pPr>
    </w:p>
    <w:p w14:paraId="0A24F495" w14:textId="77777777" w:rsidR="006038CC" w:rsidRDefault="006038CC">
      <w:pPr>
        <w:tabs>
          <w:tab w:val="center" w:pos="9923"/>
        </w:tabs>
        <w:spacing w:line="276" w:lineRule="auto"/>
        <w:rPr>
          <w:rFonts w:ascii="Arial" w:eastAsia="Arial" w:hAnsi="Arial" w:cs="Arial"/>
          <w:sz w:val="24"/>
          <w:szCs w:val="24"/>
        </w:rPr>
      </w:pPr>
    </w:p>
    <w:p w14:paraId="46C7BB90" w14:textId="77777777" w:rsidR="006038CC" w:rsidRDefault="00E057FD">
      <w:pPr>
        <w:tabs>
          <w:tab w:val="center" w:pos="9923"/>
        </w:tabs>
        <w:spacing w:line="276" w:lineRule="auto"/>
        <w:rPr>
          <w:rFonts w:ascii="Arial" w:eastAsia="Arial" w:hAnsi="Arial" w:cs="Arial"/>
          <w:sz w:val="24"/>
          <w:szCs w:val="24"/>
        </w:rPr>
      </w:pPr>
      <w:r>
        <w:rPr>
          <w:rFonts w:ascii="Arial" w:eastAsia="Arial" w:hAnsi="Arial" w:cs="Arial"/>
          <w:sz w:val="24"/>
          <w:szCs w:val="24"/>
        </w:rPr>
        <w:t xml:space="preserve">Sub-theme / Focus Area: </w:t>
      </w:r>
      <w:r w:rsidRPr="00E057FD">
        <w:rPr>
          <w:rFonts w:ascii="Arial" w:hAnsi="Arial" w:cs="Arial"/>
          <w:sz w:val="24"/>
          <w:szCs w:val="24"/>
        </w:rPr>
        <w:t>ENVIRONMENTAL IMPACT ASSESSMENT AND NATURAL RESOURCE MANAGEMENT (FOCUSSING SPECIFICALLY ON ENVIRONMENTAL IMPACT ASSESSMENT)</w:t>
      </w:r>
    </w:p>
    <w:p w14:paraId="77736F6E" w14:textId="77777777" w:rsidR="006038CC"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Department: COMPUTER SCIENCE AND ENGINEERING</w:t>
      </w:r>
    </w:p>
    <w:p w14:paraId="2286D349" w14:textId="77777777" w:rsidR="006038CC"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Institution: DAYANANDA SAGAR UNIVERSITY</w:t>
      </w:r>
    </w:p>
    <w:p w14:paraId="296468F8" w14:textId="77777777" w:rsidR="006038CC" w:rsidRDefault="006038CC">
      <w:pPr>
        <w:tabs>
          <w:tab w:val="center" w:pos="9923"/>
        </w:tabs>
        <w:spacing w:line="276" w:lineRule="auto"/>
        <w:rPr>
          <w:rFonts w:ascii="Arial" w:eastAsia="Arial" w:hAnsi="Arial" w:cs="Arial"/>
          <w:sz w:val="24"/>
          <w:szCs w:val="24"/>
        </w:rPr>
      </w:pPr>
    </w:p>
    <w:p w14:paraId="0C1BB695"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sz w:val="24"/>
          <w:szCs w:val="24"/>
        </w:rPr>
        <w:t>We, the undersigned members of the above project team, hereby declare that the information furnished in this project proposal is true, complete, and correct to the best of our knowledge and belief.</w:t>
      </w:r>
    </w:p>
    <w:p w14:paraId="1E38265B"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sz w:val="24"/>
          <w:szCs w:val="24"/>
        </w:rPr>
        <w:t>We further declare that:</w:t>
      </w:r>
    </w:p>
    <w:p w14:paraId="6B243BAF" w14:textId="77777777" w:rsidR="006038CC" w:rsidRDefault="00404C5B">
      <w:pPr>
        <w:widowControl/>
        <w:numPr>
          <w:ilvl w:val="0"/>
          <w:numId w:val="35"/>
        </w:numPr>
        <w:tabs>
          <w:tab w:val="center" w:pos="9923"/>
        </w:tabs>
        <w:spacing w:before="0" w:after="160" w:line="276" w:lineRule="auto"/>
        <w:rPr>
          <w:rFonts w:ascii="Arial" w:eastAsia="Arial" w:hAnsi="Arial" w:cs="Arial"/>
          <w:sz w:val="24"/>
          <w:szCs w:val="24"/>
        </w:rPr>
        <w:pPrChange w:id="56" w:author="Other Author" w:date="2026-10-09T06:20:00Z">
          <w:pPr>
            <w:widowControl/>
            <w:numPr>
              <w:numId w:val="9"/>
            </w:numPr>
            <w:tabs>
              <w:tab w:val="center" w:pos="9923"/>
            </w:tabs>
            <w:spacing w:before="0" w:after="160" w:line="276" w:lineRule="auto"/>
            <w:ind w:left="360" w:hanging="360"/>
          </w:pPr>
        </w:pPrChange>
      </w:pPr>
      <w:r>
        <w:rPr>
          <w:rFonts w:ascii="Arial" w:eastAsia="Arial" w:hAnsi="Arial" w:cs="Arial"/>
          <w:sz w:val="24"/>
          <w:szCs w:val="24"/>
        </w:rPr>
        <w:t xml:space="preserve">The proposed project is our </w:t>
      </w:r>
      <w:r>
        <w:rPr>
          <w:rFonts w:ascii="Arial" w:eastAsia="Arial" w:hAnsi="Arial" w:cs="Arial"/>
          <w:b/>
          <w:bCs/>
          <w:sz w:val="24"/>
          <w:szCs w:val="24"/>
        </w:rPr>
        <w:t>original work</w:t>
      </w:r>
      <w:r>
        <w:rPr>
          <w:rFonts w:ascii="Arial" w:eastAsia="Arial" w:hAnsi="Arial" w:cs="Arial"/>
          <w:sz w:val="24"/>
          <w:szCs w:val="24"/>
        </w:rPr>
        <w:t xml:space="preserve"> and has not been copied, purchased, or submitted previously to any agency or institution for financial assistance or academic evaluation. </w:t>
      </w:r>
    </w:p>
    <w:p w14:paraId="6812A57A" w14:textId="77777777" w:rsidR="006038CC" w:rsidRDefault="00404C5B">
      <w:pPr>
        <w:widowControl/>
        <w:numPr>
          <w:ilvl w:val="0"/>
          <w:numId w:val="35"/>
        </w:numPr>
        <w:tabs>
          <w:tab w:val="center" w:pos="9923"/>
        </w:tabs>
        <w:spacing w:before="0" w:after="160" w:line="276" w:lineRule="auto"/>
        <w:rPr>
          <w:rFonts w:ascii="Arial" w:eastAsia="Arial" w:hAnsi="Arial" w:cs="Arial"/>
          <w:sz w:val="24"/>
          <w:szCs w:val="24"/>
        </w:rPr>
        <w:pPrChange w:id="57" w:author="Other Author" w:date="2026-10-09T06:20:00Z">
          <w:pPr>
            <w:widowControl/>
            <w:numPr>
              <w:numId w:val="9"/>
            </w:numPr>
            <w:tabs>
              <w:tab w:val="center" w:pos="9923"/>
            </w:tabs>
            <w:spacing w:before="0" w:after="160" w:line="276" w:lineRule="auto"/>
            <w:ind w:left="360" w:hanging="360"/>
          </w:pPr>
        </w:pPrChange>
      </w:pPr>
      <w:r>
        <w:rPr>
          <w:rFonts w:ascii="Arial" w:eastAsia="Arial" w:hAnsi="Arial" w:cs="Arial"/>
          <w:sz w:val="24"/>
          <w:szCs w:val="24"/>
        </w:rPr>
        <w:t>We shall execute the project under the guidance of our Project Guide using the facilities available at our institution and maintain the highest standards of academic integrity and professional ethics. We shall abide by the financial and project policies of our institution throughout the execution and completion of the project.</w:t>
      </w:r>
    </w:p>
    <w:p w14:paraId="2E6331BB" w14:textId="77777777" w:rsidR="006038CC" w:rsidRDefault="00404C5B">
      <w:pPr>
        <w:widowControl/>
        <w:numPr>
          <w:ilvl w:val="0"/>
          <w:numId w:val="35"/>
        </w:numPr>
        <w:tabs>
          <w:tab w:val="center" w:pos="9923"/>
        </w:tabs>
        <w:spacing w:before="0" w:after="160" w:line="276" w:lineRule="auto"/>
        <w:rPr>
          <w:rFonts w:ascii="Arial" w:eastAsia="Arial" w:hAnsi="Arial" w:cs="Arial"/>
          <w:sz w:val="24"/>
          <w:szCs w:val="24"/>
        </w:rPr>
        <w:pPrChange w:id="58" w:author="Other Author" w:date="2026-10-09T06:20:00Z">
          <w:pPr>
            <w:widowControl/>
            <w:numPr>
              <w:numId w:val="9"/>
            </w:numPr>
            <w:tabs>
              <w:tab w:val="center" w:pos="9923"/>
            </w:tabs>
            <w:spacing w:before="0" w:after="160" w:line="276" w:lineRule="auto"/>
            <w:ind w:left="360" w:hanging="360"/>
          </w:pPr>
        </w:pPrChange>
      </w:pPr>
      <w:r>
        <w:rPr>
          <w:rFonts w:ascii="Arial" w:eastAsia="Arial" w:hAnsi="Arial" w:cs="Arial"/>
          <w:sz w:val="24"/>
          <w:szCs w:val="24"/>
        </w:rPr>
        <w:t xml:space="preserve">We shall not indulge in plagiarism, fabrication, falsification, manipulation, or misrepresentation of data or results or other project-related information, or inappropriate use of AI tools, including ChatGPT and similar AI-based tools. Any violation shall render the proposal / project liable for rejection or cancellation, and may attract such further action as deemed appropriate by KSCST. We shall promptly inform KSCST, through the Project Guide or the SPP Coordinator, of any changes in the project title, objectives, methodology, or team composition after obtaining the necessary approvals. </w:t>
      </w:r>
    </w:p>
    <w:p w14:paraId="2E77A8CE" w14:textId="77777777" w:rsidR="006038CC" w:rsidRDefault="00404C5B">
      <w:pPr>
        <w:widowControl/>
        <w:numPr>
          <w:ilvl w:val="0"/>
          <w:numId w:val="35"/>
        </w:numPr>
        <w:tabs>
          <w:tab w:val="center" w:pos="9923"/>
        </w:tabs>
        <w:spacing w:before="0" w:after="160" w:line="276" w:lineRule="auto"/>
        <w:rPr>
          <w:rFonts w:ascii="Arial" w:eastAsia="Arial" w:hAnsi="Arial" w:cs="Arial"/>
          <w:sz w:val="24"/>
          <w:szCs w:val="24"/>
        </w:rPr>
        <w:pPrChange w:id="59" w:author="Other Author" w:date="2026-10-09T06:20:00Z">
          <w:pPr>
            <w:widowControl/>
            <w:numPr>
              <w:numId w:val="9"/>
            </w:numPr>
            <w:tabs>
              <w:tab w:val="center" w:pos="9923"/>
            </w:tabs>
            <w:spacing w:before="0" w:after="160" w:line="276" w:lineRule="auto"/>
            <w:ind w:left="360" w:hanging="360"/>
          </w:pPr>
        </w:pPrChange>
      </w:pPr>
      <w:r>
        <w:rPr>
          <w:rFonts w:ascii="Arial" w:eastAsia="Arial" w:hAnsi="Arial" w:cs="Arial"/>
          <w:sz w:val="24"/>
          <w:szCs w:val="24"/>
        </w:rPr>
        <w:lastRenderedPageBreak/>
        <w:t xml:space="preserve">We understand that the </w:t>
      </w:r>
      <w:r>
        <w:rPr>
          <w:rFonts w:ascii="Arial" w:eastAsia="Arial" w:hAnsi="Arial" w:cs="Arial"/>
          <w:b/>
          <w:bCs/>
          <w:sz w:val="24"/>
          <w:szCs w:val="24"/>
        </w:rPr>
        <w:t>processing fee of ₹1,180/- (₹1,000/- + 18% GST)</w:t>
      </w:r>
      <w:r>
        <w:rPr>
          <w:rFonts w:ascii="Arial" w:eastAsia="Arial" w:hAnsi="Arial" w:cs="Arial"/>
          <w:sz w:val="24"/>
          <w:szCs w:val="24"/>
        </w:rPr>
        <w:t xml:space="preserve"> has to be paid before submission of the proposal through the Google Form. We certify that the payment details furnished in the proposal are true and verifiable. We also understand that the processing fee is </w:t>
      </w:r>
      <w:r>
        <w:rPr>
          <w:rFonts w:ascii="Arial" w:eastAsia="Arial" w:hAnsi="Arial" w:cs="Arial"/>
          <w:b/>
          <w:bCs/>
          <w:sz w:val="24"/>
          <w:szCs w:val="24"/>
        </w:rPr>
        <w:t>non-transferable and non-refundable</w:t>
      </w:r>
      <w:r>
        <w:rPr>
          <w:rFonts w:ascii="Arial" w:eastAsia="Arial" w:hAnsi="Arial" w:cs="Arial"/>
          <w:sz w:val="24"/>
          <w:szCs w:val="24"/>
        </w:rPr>
        <w:t xml:space="preserve">, and that proposals submitted without payment or with incorrect, incomplete, or unverifiable payment details are liable to be rejected. </w:t>
      </w:r>
    </w:p>
    <w:p w14:paraId="3F93A075" w14:textId="77777777" w:rsidR="006038CC" w:rsidRDefault="00404C5B">
      <w:pPr>
        <w:widowControl/>
        <w:numPr>
          <w:ilvl w:val="0"/>
          <w:numId w:val="35"/>
        </w:numPr>
        <w:tabs>
          <w:tab w:val="center" w:pos="9923"/>
        </w:tabs>
        <w:spacing w:before="0" w:after="160" w:line="276" w:lineRule="auto"/>
        <w:rPr>
          <w:rFonts w:ascii="Arial" w:eastAsia="Arial" w:hAnsi="Arial" w:cs="Arial"/>
          <w:sz w:val="24"/>
          <w:szCs w:val="24"/>
        </w:rPr>
        <w:pPrChange w:id="60" w:author="Other Author" w:date="2026-10-09T06:20:00Z">
          <w:pPr>
            <w:widowControl/>
            <w:numPr>
              <w:numId w:val="9"/>
            </w:numPr>
            <w:tabs>
              <w:tab w:val="center" w:pos="9923"/>
            </w:tabs>
            <w:spacing w:before="0" w:after="160" w:line="276" w:lineRule="auto"/>
            <w:ind w:left="360" w:hanging="360"/>
          </w:pPr>
        </w:pPrChange>
      </w:pPr>
      <w:r>
        <w:rPr>
          <w:rFonts w:ascii="Arial" w:eastAsia="Arial" w:hAnsi="Arial" w:cs="Arial"/>
          <w:sz w:val="24"/>
          <w:szCs w:val="24"/>
        </w:rPr>
        <w:t xml:space="preserve">We agree to participate in all stages of the Student Project Programme, including the Mid-term Evaluation, submission of the Synopsis and Final Project Report, and the Annual State-Level Poster Presentation and Exhibition, if selected. </w:t>
      </w:r>
    </w:p>
    <w:p w14:paraId="1D7F7622" w14:textId="77777777" w:rsidR="006038CC" w:rsidRDefault="00404C5B">
      <w:pPr>
        <w:widowControl/>
        <w:numPr>
          <w:ilvl w:val="0"/>
          <w:numId w:val="35"/>
        </w:numPr>
        <w:tabs>
          <w:tab w:val="center" w:pos="9923"/>
        </w:tabs>
        <w:spacing w:before="0" w:after="160" w:line="276" w:lineRule="auto"/>
        <w:rPr>
          <w:rFonts w:ascii="Arial" w:eastAsia="Arial" w:hAnsi="Arial" w:cs="Arial"/>
          <w:sz w:val="24"/>
          <w:szCs w:val="24"/>
        </w:rPr>
        <w:pPrChange w:id="61" w:author="Other Author" w:date="2026-10-09T06:20:00Z">
          <w:pPr>
            <w:widowControl/>
            <w:numPr>
              <w:numId w:val="9"/>
            </w:numPr>
            <w:tabs>
              <w:tab w:val="center" w:pos="9923"/>
            </w:tabs>
            <w:spacing w:before="0" w:after="160" w:line="276" w:lineRule="auto"/>
            <w:ind w:left="360" w:hanging="360"/>
          </w:pPr>
        </w:pPrChange>
      </w:pPr>
      <w:r>
        <w:rPr>
          <w:rFonts w:ascii="Arial" w:eastAsia="Arial" w:hAnsi="Arial" w:cs="Arial"/>
          <w:sz w:val="24"/>
          <w:szCs w:val="24"/>
        </w:rPr>
        <w:t xml:space="preserve">We understand that if the project is sanctioned and the team fails to participate in the Mid-term Evaluation, submit the required reports, or participate in the Annual State-Level Poster Presentation and Exhibition (if selected), </w:t>
      </w:r>
      <w:r>
        <w:rPr>
          <w:rFonts w:ascii="Arial" w:eastAsia="Arial" w:hAnsi="Arial" w:cs="Arial"/>
          <w:b/>
          <w:bCs/>
          <w:sz w:val="24"/>
          <w:szCs w:val="24"/>
        </w:rPr>
        <w:t>KSCST reserves the right to recover the financial assistance released for the project</w:t>
      </w:r>
      <w:r>
        <w:rPr>
          <w:rFonts w:ascii="Arial" w:eastAsia="Arial" w:hAnsi="Arial" w:cs="Arial"/>
          <w:sz w:val="24"/>
          <w:szCs w:val="24"/>
        </w:rPr>
        <w:t xml:space="preserve">. </w:t>
      </w:r>
    </w:p>
    <w:p w14:paraId="3DE3B0B9" w14:textId="77777777" w:rsidR="006038CC" w:rsidRDefault="00404C5B">
      <w:pPr>
        <w:widowControl/>
        <w:numPr>
          <w:ilvl w:val="0"/>
          <w:numId w:val="35"/>
        </w:numPr>
        <w:tabs>
          <w:tab w:val="center" w:pos="9923"/>
        </w:tabs>
        <w:spacing w:before="0" w:after="160" w:line="276" w:lineRule="auto"/>
        <w:rPr>
          <w:rFonts w:ascii="Arial" w:eastAsia="Arial" w:hAnsi="Arial" w:cs="Arial"/>
          <w:sz w:val="24"/>
          <w:szCs w:val="24"/>
        </w:rPr>
        <w:pPrChange w:id="62" w:author="Other Author" w:date="2026-10-09T06:20:00Z">
          <w:pPr>
            <w:widowControl/>
            <w:numPr>
              <w:numId w:val="9"/>
            </w:numPr>
            <w:tabs>
              <w:tab w:val="center" w:pos="9923"/>
            </w:tabs>
            <w:spacing w:before="0" w:after="160" w:line="276" w:lineRule="auto"/>
            <w:ind w:left="360" w:hanging="360"/>
          </w:pPr>
        </w:pPrChange>
      </w:pPr>
      <w:r>
        <w:rPr>
          <w:rFonts w:ascii="Arial" w:eastAsia="Arial" w:hAnsi="Arial" w:cs="Arial"/>
          <w:sz w:val="24"/>
          <w:szCs w:val="24"/>
        </w:rPr>
        <w:t xml:space="preserve">We authorize KSCST to use, publish, reproduce, archive, and disseminate the project title, abstract, photographs, videos, and other non-confidential information relating to the project for academic, educational, promotional, reporting, and publication purposes, with due acknowledgement wherever applicable. </w:t>
      </w:r>
    </w:p>
    <w:p w14:paraId="62FF6FCA" w14:textId="77777777" w:rsidR="006038CC" w:rsidRDefault="00404C5B">
      <w:pPr>
        <w:widowControl/>
        <w:numPr>
          <w:ilvl w:val="0"/>
          <w:numId w:val="35"/>
        </w:numPr>
        <w:tabs>
          <w:tab w:val="center" w:pos="9923"/>
        </w:tabs>
        <w:spacing w:before="0" w:after="160" w:line="276" w:lineRule="auto"/>
        <w:rPr>
          <w:rFonts w:ascii="Arial" w:eastAsia="Arial" w:hAnsi="Arial" w:cs="Arial"/>
          <w:sz w:val="24"/>
          <w:szCs w:val="24"/>
        </w:rPr>
        <w:pPrChange w:id="63" w:author="Other Author" w:date="2026-10-09T06:20:00Z">
          <w:pPr>
            <w:widowControl/>
            <w:numPr>
              <w:numId w:val="9"/>
            </w:numPr>
            <w:tabs>
              <w:tab w:val="center" w:pos="9923"/>
            </w:tabs>
            <w:spacing w:before="0" w:after="160" w:line="276" w:lineRule="auto"/>
            <w:ind w:left="360" w:hanging="360"/>
          </w:pPr>
        </w:pPrChange>
      </w:pPr>
      <w:r>
        <w:rPr>
          <w:rFonts w:ascii="Arial" w:eastAsia="Arial" w:hAnsi="Arial" w:cs="Arial"/>
          <w:sz w:val="24"/>
          <w:szCs w:val="24"/>
        </w:rPr>
        <w:t xml:space="preserve">We understand that submission of the proposal and payment of the processing fee </w:t>
      </w:r>
      <w:r>
        <w:rPr>
          <w:rFonts w:ascii="Arial" w:eastAsia="Arial" w:hAnsi="Arial" w:cs="Arial"/>
          <w:b/>
          <w:bCs/>
          <w:sz w:val="24"/>
          <w:szCs w:val="24"/>
        </w:rPr>
        <w:t>does not guarantee sponsorship</w:t>
      </w:r>
      <w:r>
        <w:rPr>
          <w:rFonts w:ascii="Arial" w:eastAsia="Arial" w:hAnsi="Arial" w:cs="Arial"/>
          <w:sz w:val="24"/>
          <w:szCs w:val="24"/>
        </w:rPr>
        <w:t xml:space="preserve">. The decision of KSCST and the Expert Committee regarding evaluation and selection of project proposals shall be </w:t>
      </w:r>
      <w:r>
        <w:rPr>
          <w:rFonts w:ascii="Arial" w:eastAsia="Arial" w:hAnsi="Arial" w:cs="Arial"/>
          <w:b/>
          <w:bCs/>
          <w:sz w:val="24"/>
          <w:szCs w:val="24"/>
        </w:rPr>
        <w:t>final and binding</w:t>
      </w:r>
      <w:r>
        <w:rPr>
          <w:rFonts w:ascii="Arial" w:eastAsia="Arial" w:hAnsi="Arial" w:cs="Arial"/>
          <w:sz w:val="24"/>
          <w:szCs w:val="24"/>
        </w:rPr>
        <w:t xml:space="preserve">. </w:t>
      </w:r>
    </w:p>
    <w:p w14:paraId="7C707644" w14:textId="77777777" w:rsidR="006038CC" w:rsidRDefault="00404C5B">
      <w:pPr>
        <w:widowControl/>
        <w:numPr>
          <w:ilvl w:val="0"/>
          <w:numId w:val="35"/>
        </w:numPr>
        <w:tabs>
          <w:tab w:val="center" w:pos="9923"/>
        </w:tabs>
        <w:spacing w:before="0" w:after="160" w:line="276" w:lineRule="auto"/>
        <w:rPr>
          <w:rFonts w:ascii="Arial" w:eastAsia="Arial" w:hAnsi="Arial" w:cs="Arial"/>
          <w:sz w:val="24"/>
          <w:szCs w:val="24"/>
        </w:rPr>
        <w:pPrChange w:id="64" w:author="Other Author" w:date="2026-10-09T06:20:00Z">
          <w:pPr>
            <w:widowControl/>
            <w:numPr>
              <w:numId w:val="9"/>
            </w:numPr>
            <w:tabs>
              <w:tab w:val="center" w:pos="9923"/>
            </w:tabs>
            <w:spacing w:before="0" w:after="160" w:line="276" w:lineRule="auto"/>
            <w:ind w:left="360" w:hanging="360"/>
          </w:pPr>
        </w:pPrChange>
      </w:pPr>
      <w:r>
        <w:rPr>
          <w:rFonts w:ascii="Arial" w:eastAsia="Arial" w:hAnsi="Arial" w:cs="Arial"/>
          <w:sz w:val="24"/>
          <w:szCs w:val="24"/>
        </w:rPr>
        <w:t xml:space="preserve">We agree that any dispute arising out of the submission of this proposal or participation in the Student Project Programme shall be subject to the </w:t>
      </w:r>
      <w:r>
        <w:rPr>
          <w:rFonts w:ascii="Arial" w:eastAsia="Arial" w:hAnsi="Arial" w:cs="Arial"/>
          <w:b/>
          <w:bCs/>
          <w:sz w:val="24"/>
          <w:szCs w:val="24"/>
        </w:rPr>
        <w:t>exclusive jurisdiction of the competent courts at Bengaluru, Karnataka</w:t>
      </w:r>
      <w:r>
        <w:rPr>
          <w:rFonts w:ascii="Arial" w:eastAsia="Arial" w:hAnsi="Arial" w:cs="Arial"/>
          <w:sz w:val="24"/>
          <w:szCs w:val="24"/>
        </w:rPr>
        <w:t xml:space="preserve">. </w:t>
      </w:r>
    </w:p>
    <w:p w14:paraId="0175FF66"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sz w:val="24"/>
          <w:szCs w:val="24"/>
        </w:rPr>
        <w:t xml:space="preserve">We hereby affirm that we have carefully read and understood all the guidelines, terms, and conditions of the </w:t>
      </w:r>
      <w:r>
        <w:rPr>
          <w:rFonts w:ascii="Arial" w:eastAsia="Arial" w:hAnsi="Arial" w:cs="Arial"/>
          <w:b/>
          <w:bCs/>
          <w:sz w:val="24"/>
          <w:szCs w:val="24"/>
        </w:rPr>
        <w:t>50</w:t>
      </w:r>
      <w:r>
        <w:rPr>
          <w:rFonts w:ascii="Arial" w:eastAsia="Arial" w:hAnsi="Arial" w:cs="Arial"/>
          <w:b/>
          <w:bCs/>
          <w:sz w:val="24"/>
          <w:szCs w:val="24"/>
          <w:vertAlign w:val="superscript"/>
        </w:rPr>
        <w:t>th</w:t>
      </w:r>
      <w:r>
        <w:rPr>
          <w:rFonts w:ascii="Arial" w:eastAsia="Arial" w:hAnsi="Arial" w:cs="Arial"/>
          <w:b/>
          <w:bCs/>
          <w:sz w:val="24"/>
          <w:szCs w:val="24"/>
        </w:rPr>
        <w:t xml:space="preserve"> Series Student Project Programme (SPP): 2026–2027</w:t>
      </w:r>
      <w:r>
        <w:rPr>
          <w:rFonts w:ascii="Arial" w:eastAsia="Arial" w:hAnsi="Arial" w:cs="Arial"/>
          <w:sz w:val="24"/>
          <w:szCs w:val="24"/>
        </w:rPr>
        <w:t>, and agree to abide by them.</w:t>
      </w:r>
    </w:p>
    <w:p w14:paraId="26D3A6BA"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b/>
          <w:bCs/>
          <w:sz w:val="24"/>
          <w:szCs w:val="24"/>
        </w:rPr>
        <w:t>Note:</w:t>
      </w:r>
      <w:r>
        <w:rPr>
          <w:rFonts w:ascii="Arial" w:eastAsia="Arial" w:hAnsi="Arial" w:cs="Arial"/>
          <w:sz w:val="24"/>
          <w:szCs w:val="24"/>
        </w:rPr>
        <w:t xml:space="preserve"> The use of AI tools, including ChatGPT and similar AI-based tools, shall not be used to generate or substitute the core project work, technical content, experimental results, data, analysis, or conclusions. Any use of AI tools for limited assistance, such as language improvement or formatting, shall be appropriately verified by the students and project guide and the students shall remain fully responsible for the accuracy, originality, and authenticity of the submitted work.</w:t>
      </w:r>
    </w:p>
    <w:p w14:paraId="20AFE9AB"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b/>
          <w:bCs/>
          <w:sz w:val="24"/>
          <w:szCs w:val="24"/>
        </w:rPr>
        <w:t>Student Details</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Change w:id="65" w:author="Other Author" w:date="2026-10-09T06:20:00Z">
          <w:tblPr>
            <w:tblStyle w:val="a8"/>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PrChange>
      </w:tblPr>
      <w:tblGrid>
        <w:gridCol w:w="539"/>
        <w:gridCol w:w="3572"/>
        <w:gridCol w:w="1985"/>
        <w:gridCol w:w="1842"/>
        <w:gridCol w:w="1701"/>
        <w:tblGridChange w:id="66">
          <w:tblGrid>
            <w:gridCol w:w="539"/>
            <w:gridCol w:w="3572"/>
            <w:gridCol w:w="1985"/>
            <w:gridCol w:w="1842"/>
            <w:gridCol w:w="1701"/>
          </w:tblGrid>
        </w:tblGridChange>
      </w:tblGrid>
      <w:tr w:rsidR="006038CC" w14:paraId="72B93251" w14:textId="77777777">
        <w:tc>
          <w:tcPr>
            <w:tcW w:w="539" w:type="dxa"/>
            <w:vAlign w:val="center"/>
            <w:tcPrChange w:id="67" w:author="Other Author" w:date="2026-10-09T06:20:00Z">
              <w:tcPr>
                <w:tcW w:w="539" w:type="dxa"/>
                <w:vAlign w:val="center"/>
              </w:tcPr>
            </w:tcPrChange>
          </w:tcPr>
          <w:p w14:paraId="17A3F7AA"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Sl. No.</w:t>
            </w:r>
          </w:p>
        </w:tc>
        <w:tc>
          <w:tcPr>
            <w:tcW w:w="3572" w:type="dxa"/>
            <w:vAlign w:val="center"/>
            <w:tcPrChange w:id="68" w:author="Other Author" w:date="2026-10-09T06:20:00Z">
              <w:tcPr>
                <w:tcW w:w="3572" w:type="dxa"/>
                <w:vAlign w:val="center"/>
              </w:tcPr>
            </w:tcPrChange>
          </w:tcPr>
          <w:p w14:paraId="0860E8E0"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Name of Student</w:t>
            </w:r>
          </w:p>
        </w:tc>
        <w:tc>
          <w:tcPr>
            <w:tcW w:w="1985" w:type="dxa"/>
            <w:vAlign w:val="center"/>
            <w:tcPrChange w:id="69" w:author="Other Author" w:date="2026-10-09T06:20:00Z">
              <w:tcPr>
                <w:tcW w:w="1985" w:type="dxa"/>
                <w:vAlign w:val="center"/>
              </w:tcPr>
            </w:tcPrChange>
          </w:tcPr>
          <w:p w14:paraId="08D28660"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USN / Registration No.</w:t>
            </w:r>
          </w:p>
        </w:tc>
        <w:tc>
          <w:tcPr>
            <w:tcW w:w="1842" w:type="dxa"/>
            <w:vAlign w:val="center"/>
            <w:tcPrChange w:id="70" w:author="Other Author" w:date="2026-10-09T06:20:00Z">
              <w:tcPr>
                <w:tcW w:w="1842" w:type="dxa"/>
                <w:vAlign w:val="center"/>
              </w:tcPr>
            </w:tcPrChange>
          </w:tcPr>
          <w:p w14:paraId="0F79B40F"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Signature</w:t>
            </w:r>
          </w:p>
        </w:tc>
        <w:tc>
          <w:tcPr>
            <w:tcW w:w="1701" w:type="dxa"/>
            <w:vAlign w:val="center"/>
            <w:tcPrChange w:id="71" w:author="Other Author" w:date="2026-10-09T06:20:00Z">
              <w:tcPr>
                <w:tcW w:w="1701" w:type="dxa"/>
                <w:vAlign w:val="center"/>
              </w:tcPr>
            </w:tcPrChange>
          </w:tcPr>
          <w:p w14:paraId="4AFD4E7F"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Date</w:t>
            </w:r>
          </w:p>
        </w:tc>
      </w:tr>
      <w:tr w:rsidR="006038CC" w14:paraId="3974D28C" w14:textId="77777777">
        <w:tc>
          <w:tcPr>
            <w:tcW w:w="539" w:type="dxa"/>
            <w:vAlign w:val="center"/>
            <w:tcPrChange w:id="72" w:author="Other Author" w:date="2026-10-09T06:20:00Z">
              <w:tcPr>
                <w:tcW w:w="539" w:type="dxa"/>
                <w:vAlign w:val="center"/>
              </w:tcPr>
            </w:tcPrChange>
          </w:tcPr>
          <w:p w14:paraId="45CC3D38"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1.</w:t>
            </w:r>
          </w:p>
        </w:tc>
        <w:tc>
          <w:tcPr>
            <w:tcW w:w="3572" w:type="dxa"/>
            <w:vAlign w:val="center"/>
            <w:tcPrChange w:id="73" w:author="Other Author" w:date="2026-10-09T06:20:00Z">
              <w:tcPr>
                <w:tcW w:w="3572" w:type="dxa"/>
                <w:vAlign w:val="center"/>
              </w:tcPr>
            </w:tcPrChange>
          </w:tcPr>
          <w:p w14:paraId="4755677B" w14:textId="77777777" w:rsidR="006038CC" w:rsidRPr="00AA24DF" w:rsidRDefault="00AA24DF">
            <w:pPr>
              <w:tabs>
                <w:tab w:val="center" w:pos="9923"/>
              </w:tabs>
              <w:spacing w:line="276" w:lineRule="auto"/>
              <w:rPr>
                <w:rFonts w:ascii="Arial" w:eastAsia="Arial" w:hAnsi="Arial" w:cs="Arial"/>
                <w:sz w:val="24"/>
                <w:szCs w:val="24"/>
              </w:rPr>
            </w:pPr>
            <w:r w:rsidRPr="00AA24DF">
              <w:rPr>
                <w:rFonts w:ascii="Arial" w:eastAsia="Arial" w:hAnsi="Arial" w:cs="Arial"/>
                <w:sz w:val="24"/>
                <w:szCs w:val="24"/>
              </w:rPr>
              <w:t>NIKITHA D</w:t>
            </w:r>
          </w:p>
        </w:tc>
        <w:tc>
          <w:tcPr>
            <w:tcW w:w="1985" w:type="dxa"/>
            <w:vAlign w:val="center"/>
            <w:tcPrChange w:id="74" w:author="Other Author" w:date="2026-10-09T06:20:00Z">
              <w:tcPr>
                <w:tcW w:w="1985" w:type="dxa"/>
                <w:vAlign w:val="center"/>
              </w:tcPr>
            </w:tcPrChange>
          </w:tcPr>
          <w:p w14:paraId="326FC73B" w14:textId="77777777" w:rsidR="006038CC" w:rsidRPr="00AA24DF" w:rsidRDefault="00AA24DF">
            <w:pPr>
              <w:tabs>
                <w:tab w:val="center" w:pos="9923"/>
              </w:tabs>
              <w:spacing w:line="276" w:lineRule="auto"/>
              <w:rPr>
                <w:rFonts w:ascii="Arial" w:eastAsia="Arial" w:hAnsi="Arial" w:cs="Arial"/>
                <w:sz w:val="24"/>
                <w:szCs w:val="24"/>
              </w:rPr>
            </w:pPr>
            <w:r w:rsidRPr="00AA24DF">
              <w:rPr>
                <w:rFonts w:ascii="Arial" w:eastAsia="Arial" w:hAnsi="Arial" w:cs="Arial"/>
                <w:sz w:val="24"/>
                <w:szCs w:val="24"/>
              </w:rPr>
              <w:t>ENG23CS0384</w:t>
            </w:r>
          </w:p>
        </w:tc>
        <w:tc>
          <w:tcPr>
            <w:tcW w:w="1842" w:type="dxa"/>
            <w:vAlign w:val="center"/>
            <w:tcPrChange w:id="75" w:author="Other Author" w:date="2026-10-09T06:20:00Z">
              <w:tcPr>
                <w:tcW w:w="1842" w:type="dxa"/>
                <w:vAlign w:val="center"/>
              </w:tcPr>
            </w:tcPrChange>
          </w:tcPr>
          <w:p w14:paraId="053AEB58" w14:textId="77777777" w:rsidR="006038CC" w:rsidRDefault="006038CC">
            <w:pPr>
              <w:tabs>
                <w:tab w:val="center" w:pos="9923"/>
              </w:tabs>
              <w:spacing w:line="276" w:lineRule="auto"/>
              <w:rPr>
                <w:rFonts w:ascii="Arial" w:eastAsia="Arial" w:hAnsi="Arial" w:cs="Arial"/>
                <w:sz w:val="20"/>
                <w:szCs w:val="20"/>
              </w:rPr>
            </w:pPr>
          </w:p>
        </w:tc>
        <w:tc>
          <w:tcPr>
            <w:tcW w:w="1701" w:type="dxa"/>
            <w:vAlign w:val="center"/>
            <w:tcPrChange w:id="76" w:author="Other Author" w:date="2026-10-09T06:20:00Z">
              <w:tcPr>
                <w:tcW w:w="1701" w:type="dxa"/>
                <w:vAlign w:val="center"/>
              </w:tcPr>
            </w:tcPrChange>
          </w:tcPr>
          <w:p w14:paraId="40633854" w14:textId="77777777" w:rsidR="006038CC" w:rsidRDefault="006038CC">
            <w:pPr>
              <w:tabs>
                <w:tab w:val="center" w:pos="9923"/>
              </w:tabs>
              <w:spacing w:line="276" w:lineRule="auto"/>
              <w:rPr>
                <w:rFonts w:ascii="Arial" w:eastAsia="Arial" w:hAnsi="Arial" w:cs="Arial"/>
                <w:sz w:val="20"/>
                <w:szCs w:val="20"/>
              </w:rPr>
            </w:pPr>
          </w:p>
        </w:tc>
      </w:tr>
      <w:tr w:rsidR="006038CC" w14:paraId="2CC41670" w14:textId="77777777">
        <w:tc>
          <w:tcPr>
            <w:tcW w:w="539" w:type="dxa"/>
            <w:vAlign w:val="center"/>
            <w:tcPrChange w:id="77" w:author="Other Author" w:date="2026-10-09T06:20:00Z">
              <w:tcPr>
                <w:tcW w:w="539" w:type="dxa"/>
                <w:vAlign w:val="center"/>
              </w:tcPr>
            </w:tcPrChange>
          </w:tcPr>
          <w:p w14:paraId="51BE0B24"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2.</w:t>
            </w:r>
          </w:p>
        </w:tc>
        <w:tc>
          <w:tcPr>
            <w:tcW w:w="3572" w:type="dxa"/>
            <w:vAlign w:val="center"/>
            <w:tcPrChange w:id="78" w:author="Other Author" w:date="2026-10-09T06:20:00Z">
              <w:tcPr>
                <w:tcW w:w="3572" w:type="dxa"/>
                <w:vAlign w:val="center"/>
              </w:tcPr>
            </w:tcPrChange>
          </w:tcPr>
          <w:p w14:paraId="02BE4C75" w14:textId="77777777" w:rsidR="006038CC" w:rsidRPr="00AA24DF" w:rsidRDefault="00AA24DF">
            <w:pPr>
              <w:tabs>
                <w:tab w:val="center" w:pos="9923"/>
              </w:tabs>
              <w:spacing w:line="276" w:lineRule="auto"/>
              <w:rPr>
                <w:rFonts w:ascii="Arial" w:eastAsia="Arial" w:hAnsi="Arial" w:cs="Arial"/>
                <w:sz w:val="24"/>
                <w:szCs w:val="24"/>
              </w:rPr>
            </w:pPr>
            <w:r w:rsidRPr="00AA24DF">
              <w:rPr>
                <w:rFonts w:ascii="Arial" w:eastAsia="Arial" w:hAnsi="Arial" w:cs="Arial"/>
                <w:sz w:val="24"/>
                <w:szCs w:val="24"/>
              </w:rPr>
              <w:t>MONALISA</w:t>
            </w:r>
          </w:p>
        </w:tc>
        <w:tc>
          <w:tcPr>
            <w:tcW w:w="1985" w:type="dxa"/>
            <w:vAlign w:val="center"/>
            <w:tcPrChange w:id="79" w:author="Other Author" w:date="2026-10-09T06:20:00Z">
              <w:tcPr>
                <w:tcW w:w="1985" w:type="dxa"/>
                <w:vAlign w:val="center"/>
              </w:tcPr>
            </w:tcPrChange>
          </w:tcPr>
          <w:p w14:paraId="5987D8F4" w14:textId="77777777" w:rsidR="006038CC" w:rsidRPr="00AA24DF" w:rsidRDefault="00AA24DF">
            <w:pPr>
              <w:tabs>
                <w:tab w:val="center" w:pos="9923"/>
              </w:tabs>
              <w:spacing w:line="276" w:lineRule="auto"/>
              <w:rPr>
                <w:rFonts w:ascii="Arial" w:eastAsia="Arial" w:hAnsi="Arial" w:cs="Arial"/>
                <w:sz w:val="24"/>
                <w:szCs w:val="24"/>
              </w:rPr>
            </w:pPr>
            <w:r w:rsidRPr="00AA24DF">
              <w:rPr>
                <w:rFonts w:ascii="Arial" w:eastAsia="Arial" w:hAnsi="Arial" w:cs="Arial"/>
                <w:sz w:val="24"/>
                <w:szCs w:val="24"/>
              </w:rPr>
              <w:t>ENG23CS0368</w:t>
            </w:r>
          </w:p>
        </w:tc>
        <w:tc>
          <w:tcPr>
            <w:tcW w:w="1842" w:type="dxa"/>
            <w:vAlign w:val="center"/>
            <w:tcPrChange w:id="80" w:author="Other Author" w:date="2026-10-09T06:20:00Z">
              <w:tcPr>
                <w:tcW w:w="1842" w:type="dxa"/>
                <w:vAlign w:val="center"/>
              </w:tcPr>
            </w:tcPrChange>
          </w:tcPr>
          <w:p w14:paraId="4B9AE82D" w14:textId="77777777" w:rsidR="006038CC" w:rsidRDefault="006038CC">
            <w:pPr>
              <w:tabs>
                <w:tab w:val="center" w:pos="9923"/>
              </w:tabs>
              <w:spacing w:line="276" w:lineRule="auto"/>
              <w:rPr>
                <w:rFonts w:ascii="Arial" w:eastAsia="Arial" w:hAnsi="Arial" w:cs="Arial"/>
                <w:sz w:val="20"/>
                <w:szCs w:val="20"/>
              </w:rPr>
            </w:pPr>
          </w:p>
        </w:tc>
        <w:tc>
          <w:tcPr>
            <w:tcW w:w="1701" w:type="dxa"/>
            <w:vAlign w:val="center"/>
            <w:tcPrChange w:id="81" w:author="Other Author" w:date="2026-10-09T06:20:00Z">
              <w:tcPr>
                <w:tcW w:w="1701" w:type="dxa"/>
                <w:vAlign w:val="center"/>
              </w:tcPr>
            </w:tcPrChange>
          </w:tcPr>
          <w:p w14:paraId="10C9E788" w14:textId="77777777" w:rsidR="006038CC" w:rsidRDefault="006038CC">
            <w:pPr>
              <w:tabs>
                <w:tab w:val="center" w:pos="9923"/>
              </w:tabs>
              <w:spacing w:line="276" w:lineRule="auto"/>
              <w:rPr>
                <w:rFonts w:ascii="Arial" w:eastAsia="Arial" w:hAnsi="Arial" w:cs="Arial"/>
                <w:sz w:val="20"/>
                <w:szCs w:val="20"/>
              </w:rPr>
            </w:pPr>
          </w:p>
        </w:tc>
      </w:tr>
      <w:tr w:rsidR="006038CC" w14:paraId="1147344B" w14:textId="77777777">
        <w:tc>
          <w:tcPr>
            <w:tcW w:w="539" w:type="dxa"/>
            <w:vAlign w:val="center"/>
            <w:tcPrChange w:id="82" w:author="Other Author" w:date="2026-10-09T06:20:00Z">
              <w:tcPr>
                <w:tcW w:w="539" w:type="dxa"/>
                <w:vAlign w:val="center"/>
              </w:tcPr>
            </w:tcPrChange>
          </w:tcPr>
          <w:p w14:paraId="799D8BD8"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3.</w:t>
            </w:r>
          </w:p>
        </w:tc>
        <w:tc>
          <w:tcPr>
            <w:tcW w:w="3572" w:type="dxa"/>
            <w:vAlign w:val="center"/>
            <w:tcPrChange w:id="83" w:author="Other Author" w:date="2026-10-09T06:20:00Z">
              <w:tcPr>
                <w:tcW w:w="3572" w:type="dxa"/>
                <w:vAlign w:val="center"/>
              </w:tcPr>
            </w:tcPrChange>
          </w:tcPr>
          <w:p w14:paraId="2C0AD069" w14:textId="77777777" w:rsidR="006038CC" w:rsidRPr="00AA24DF" w:rsidRDefault="00AA24DF">
            <w:pPr>
              <w:tabs>
                <w:tab w:val="center" w:pos="9923"/>
              </w:tabs>
              <w:spacing w:line="276" w:lineRule="auto"/>
              <w:rPr>
                <w:rFonts w:ascii="Arial" w:eastAsia="Arial" w:hAnsi="Arial" w:cs="Arial"/>
                <w:sz w:val="24"/>
                <w:szCs w:val="24"/>
              </w:rPr>
            </w:pPr>
            <w:r w:rsidRPr="00AA24DF">
              <w:rPr>
                <w:rFonts w:ascii="Arial" w:eastAsia="Arial" w:hAnsi="Arial" w:cs="Arial"/>
                <w:sz w:val="24"/>
                <w:szCs w:val="24"/>
              </w:rPr>
              <w:t>RAJIKA SAHA</w:t>
            </w:r>
          </w:p>
        </w:tc>
        <w:tc>
          <w:tcPr>
            <w:tcW w:w="1985" w:type="dxa"/>
            <w:vAlign w:val="center"/>
            <w:tcPrChange w:id="84" w:author="Other Author" w:date="2026-10-09T06:20:00Z">
              <w:tcPr>
                <w:tcW w:w="1985" w:type="dxa"/>
                <w:vAlign w:val="center"/>
              </w:tcPr>
            </w:tcPrChange>
          </w:tcPr>
          <w:p w14:paraId="35EA1833" w14:textId="77777777" w:rsidR="006038CC" w:rsidRPr="00AA24DF" w:rsidRDefault="00AA24DF">
            <w:pPr>
              <w:tabs>
                <w:tab w:val="center" w:pos="9923"/>
              </w:tabs>
              <w:spacing w:line="276" w:lineRule="auto"/>
              <w:rPr>
                <w:rFonts w:ascii="Arial" w:eastAsia="Arial" w:hAnsi="Arial" w:cs="Arial"/>
                <w:sz w:val="24"/>
                <w:szCs w:val="24"/>
              </w:rPr>
            </w:pPr>
            <w:r w:rsidRPr="00AA24DF">
              <w:rPr>
                <w:rFonts w:ascii="Arial" w:eastAsia="Arial" w:hAnsi="Arial" w:cs="Arial"/>
                <w:sz w:val="24"/>
                <w:szCs w:val="24"/>
              </w:rPr>
              <w:t>ENG23CS0415</w:t>
            </w:r>
          </w:p>
        </w:tc>
        <w:tc>
          <w:tcPr>
            <w:tcW w:w="1842" w:type="dxa"/>
            <w:vAlign w:val="center"/>
            <w:tcPrChange w:id="85" w:author="Other Author" w:date="2026-10-09T06:20:00Z">
              <w:tcPr>
                <w:tcW w:w="1842" w:type="dxa"/>
                <w:vAlign w:val="center"/>
              </w:tcPr>
            </w:tcPrChange>
          </w:tcPr>
          <w:p w14:paraId="70AF1E03" w14:textId="77777777" w:rsidR="006038CC" w:rsidRDefault="006038CC">
            <w:pPr>
              <w:tabs>
                <w:tab w:val="center" w:pos="9923"/>
              </w:tabs>
              <w:spacing w:line="276" w:lineRule="auto"/>
              <w:rPr>
                <w:rFonts w:ascii="Arial" w:eastAsia="Arial" w:hAnsi="Arial" w:cs="Arial"/>
                <w:sz w:val="20"/>
                <w:szCs w:val="20"/>
              </w:rPr>
            </w:pPr>
          </w:p>
        </w:tc>
        <w:tc>
          <w:tcPr>
            <w:tcW w:w="1701" w:type="dxa"/>
            <w:vAlign w:val="center"/>
            <w:tcPrChange w:id="86" w:author="Other Author" w:date="2026-10-09T06:20:00Z">
              <w:tcPr>
                <w:tcW w:w="1701" w:type="dxa"/>
                <w:vAlign w:val="center"/>
              </w:tcPr>
            </w:tcPrChange>
          </w:tcPr>
          <w:p w14:paraId="091F4FDB" w14:textId="77777777" w:rsidR="006038CC" w:rsidRDefault="006038CC">
            <w:pPr>
              <w:tabs>
                <w:tab w:val="center" w:pos="9923"/>
              </w:tabs>
              <w:spacing w:line="276" w:lineRule="auto"/>
              <w:rPr>
                <w:rFonts w:ascii="Arial" w:eastAsia="Arial" w:hAnsi="Arial" w:cs="Arial"/>
                <w:sz w:val="20"/>
                <w:szCs w:val="20"/>
              </w:rPr>
            </w:pPr>
          </w:p>
        </w:tc>
      </w:tr>
      <w:tr w:rsidR="006038CC" w14:paraId="698103A5" w14:textId="77777777">
        <w:tc>
          <w:tcPr>
            <w:tcW w:w="539" w:type="dxa"/>
            <w:vAlign w:val="center"/>
            <w:tcPrChange w:id="87" w:author="Other Author" w:date="2026-10-09T06:20:00Z">
              <w:tcPr>
                <w:tcW w:w="539" w:type="dxa"/>
                <w:vAlign w:val="center"/>
              </w:tcPr>
            </w:tcPrChange>
          </w:tcPr>
          <w:p w14:paraId="73ADC968"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sz w:val="20"/>
                <w:szCs w:val="20"/>
              </w:rPr>
              <w:lastRenderedPageBreak/>
              <w:t>4.</w:t>
            </w:r>
          </w:p>
        </w:tc>
        <w:tc>
          <w:tcPr>
            <w:tcW w:w="3572" w:type="dxa"/>
            <w:vAlign w:val="center"/>
            <w:tcPrChange w:id="88" w:author="Other Author" w:date="2026-10-09T06:20:00Z">
              <w:tcPr>
                <w:tcW w:w="3572" w:type="dxa"/>
                <w:vAlign w:val="center"/>
              </w:tcPr>
            </w:tcPrChange>
          </w:tcPr>
          <w:p w14:paraId="6D148268" w14:textId="77777777" w:rsidR="006038CC" w:rsidRPr="00AA24DF" w:rsidRDefault="00AA24DF">
            <w:pPr>
              <w:tabs>
                <w:tab w:val="center" w:pos="9923"/>
              </w:tabs>
              <w:spacing w:line="276" w:lineRule="auto"/>
              <w:rPr>
                <w:rFonts w:ascii="Arial" w:eastAsia="Arial" w:hAnsi="Arial" w:cs="Arial"/>
                <w:sz w:val="24"/>
                <w:szCs w:val="24"/>
              </w:rPr>
            </w:pPr>
            <w:r w:rsidRPr="00AA24DF">
              <w:rPr>
                <w:rFonts w:ascii="Arial" w:eastAsia="Arial" w:hAnsi="Arial" w:cs="Arial"/>
                <w:sz w:val="24"/>
                <w:szCs w:val="24"/>
              </w:rPr>
              <w:t>SUNAND P CHOWDARY</w:t>
            </w:r>
          </w:p>
        </w:tc>
        <w:tc>
          <w:tcPr>
            <w:tcW w:w="1985" w:type="dxa"/>
            <w:vAlign w:val="center"/>
            <w:tcPrChange w:id="89" w:author="Other Author" w:date="2026-10-09T06:20:00Z">
              <w:tcPr>
                <w:tcW w:w="1985" w:type="dxa"/>
                <w:vAlign w:val="center"/>
              </w:tcPr>
            </w:tcPrChange>
          </w:tcPr>
          <w:p w14:paraId="46DBB1B6" w14:textId="77777777" w:rsidR="006038CC" w:rsidRPr="00AA24DF" w:rsidRDefault="00AA24DF">
            <w:pPr>
              <w:tabs>
                <w:tab w:val="center" w:pos="9923"/>
              </w:tabs>
              <w:spacing w:line="276" w:lineRule="auto"/>
              <w:rPr>
                <w:rFonts w:ascii="Arial" w:eastAsia="Arial" w:hAnsi="Arial" w:cs="Arial"/>
                <w:sz w:val="24"/>
                <w:szCs w:val="24"/>
              </w:rPr>
            </w:pPr>
            <w:r w:rsidRPr="00AA24DF">
              <w:rPr>
                <w:rFonts w:ascii="Arial" w:eastAsia="Arial" w:hAnsi="Arial" w:cs="Arial"/>
                <w:sz w:val="24"/>
                <w:szCs w:val="24"/>
              </w:rPr>
              <w:t>ENG23CS0387</w:t>
            </w:r>
          </w:p>
        </w:tc>
        <w:tc>
          <w:tcPr>
            <w:tcW w:w="1842" w:type="dxa"/>
            <w:vAlign w:val="center"/>
            <w:tcPrChange w:id="90" w:author="Other Author" w:date="2026-10-09T06:20:00Z">
              <w:tcPr>
                <w:tcW w:w="1842" w:type="dxa"/>
                <w:vAlign w:val="center"/>
              </w:tcPr>
            </w:tcPrChange>
          </w:tcPr>
          <w:p w14:paraId="753D7C8A" w14:textId="77777777" w:rsidR="006038CC" w:rsidRDefault="006038CC">
            <w:pPr>
              <w:tabs>
                <w:tab w:val="center" w:pos="9923"/>
              </w:tabs>
              <w:spacing w:line="276" w:lineRule="auto"/>
              <w:rPr>
                <w:rFonts w:ascii="Arial" w:eastAsia="Arial" w:hAnsi="Arial" w:cs="Arial"/>
                <w:sz w:val="20"/>
                <w:szCs w:val="20"/>
              </w:rPr>
            </w:pPr>
          </w:p>
        </w:tc>
        <w:tc>
          <w:tcPr>
            <w:tcW w:w="1701" w:type="dxa"/>
            <w:vAlign w:val="center"/>
            <w:tcPrChange w:id="91" w:author="Other Author" w:date="2026-10-09T06:20:00Z">
              <w:tcPr>
                <w:tcW w:w="1701" w:type="dxa"/>
                <w:vAlign w:val="center"/>
              </w:tcPr>
            </w:tcPrChange>
          </w:tcPr>
          <w:p w14:paraId="52DFA9C6" w14:textId="77777777" w:rsidR="006038CC" w:rsidRDefault="006038CC">
            <w:pPr>
              <w:tabs>
                <w:tab w:val="center" w:pos="9923"/>
              </w:tabs>
              <w:spacing w:line="276" w:lineRule="auto"/>
              <w:rPr>
                <w:rFonts w:ascii="Arial" w:eastAsia="Arial" w:hAnsi="Arial" w:cs="Arial"/>
                <w:sz w:val="20"/>
                <w:szCs w:val="20"/>
              </w:rPr>
            </w:pPr>
          </w:p>
        </w:tc>
      </w:tr>
    </w:tbl>
    <w:p w14:paraId="1575AE4E" w14:textId="77777777" w:rsidR="006038CC" w:rsidRDefault="006038CC">
      <w:pPr>
        <w:tabs>
          <w:tab w:val="center" w:pos="2127"/>
          <w:tab w:val="center" w:pos="5529"/>
          <w:tab w:val="center" w:pos="8931"/>
        </w:tabs>
        <w:spacing w:after="0"/>
        <w:jc w:val="center"/>
        <w:rPr>
          <w:rFonts w:ascii="Arial" w:eastAsia="Arial" w:hAnsi="Arial" w:cs="Arial"/>
          <w:sz w:val="32"/>
          <w:szCs w:val="32"/>
        </w:rPr>
      </w:pPr>
    </w:p>
    <w:p w14:paraId="5EACA640" w14:textId="77777777" w:rsidR="006038CC" w:rsidRDefault="006038CC">
      <w:pPr>
        <w:tabs>
          <w:tab w:val="center" w:pos="2127"/>
          <w:tab w:val="center" w:pos="5529"/>
          <w:tab w:val="center" w:pos="8931"/>
        </w:tabs>
        <w:spacing w:after="0"/>
        <w:jc w:val="center"/>
        <w:rPr>
          <w:rFonts w:ascii="Arial" w:eastAsia="Arial" w:hAnsi="Arial" w:cs="Arial"/>
          <w:sz w:val="32"/>
          <w:szCs w:val="32"/>
        </w:rPr>
      </w:pPr>
    </w:p>
    <w:p w14:paraId="2072BCC5" w14:textId="77777777" w:rsidR="006038CC" w:rsidRDefault="006038CC">
      <w:pPr>
        <w:tabs>
          <w:tab w:val="center" w:pos="2127"/>
          <w:tab w:val="center" w:pos="5529"/>
          <w:tab w:val="center" w:pos="8931"/>
        </w:tabs>
        <w:spacing w:after="0"/>
        <w:jc w:val="center"/>
        <w:rPr>
          <w:rFonts w:ascii="Arial" w:eastAsia="Arial" w:hAnsi="Arial" w:cs="Arial"/>
          <w:sz w:val="32"/>
          <w:szCs w:val="32"/>
        </w:rPr>
      </w:pPr>
    </w:p>
    <w:tbl>
      <w:tblPr>
        <w:tblW w:w="9747" w:type="dxa"/>
        <w:tblInd w:w="-108" w:type="dxa"/>
        <w:tblLayout w:type="fixed"/>
        <w:tblLook w:val="0000" w:firstRow="0" w:lastRow="0" w:firstColumn="0" w:lastColumn="0" w:noHBand="0" w:noVBand="0"/>
        <w:tblPrChange w:id="92" w:author="Other Author" w:date="2026-10-09T06:20:00Z">
          <w:tblPr>
            <w:tblStyle w:val="a9"/>
            <w:tblW w:w="9747" w:type="dxa"/>
            <w:tblInd w:w="-108" w:type="dxa"/>
            <w:tblLayout w:type="fixed"/>
            <w:tblLook w:val="0000" w:firstRow="0" w:lastRow="0" w:firstColumn="0" w:lastColumn="0" w:noHBand="0" w:noVBand="0"/>
          </w:tblPr>
        </w:tblPrChange>
      </w:tblPr>
      <w:tblGrid>
        <w:gridCol w:w="5211"/>
        <w:gridCol w:w="4536"/>
        <w:tblGridChange w:id="93">
          <w:tblGrid>
            <w:gridCol w:w="216"/>
            <w:gridCol w:w="4995"/>
            <w:gridCol w:w="216"/>
            <w:gridCol w:w="4320"/>
            <w:gridCol w:w="216"/>
          </w:tblGrid>
        </w:tblGridChange>
      </w:tblGrid>
      <w:tr w:rsidR="006038CC" w14:paraId="4B6C38EA" w14:textId="77777777">
        <w:trPr>
          <w:trPrChange w:id="94" w:author="Other Author" w:date="2026-10-09T06:20:00Z">
            <w:trPr>
              <w:gridBefore w:val="1"/>
            </w:trPr>
          </w:trPrChange>
        </w:trPr>
        <w:tc>
          <w:tcPr>
            <w:tcW w:w="5211" w:type="dxa"/>
            <w:tcPrChange w:id="95" w:author="Other Author" w:date="2026-10-09T06:20:00Z">
              <w:tcPr>
                <w:tcW w:w="5211" w:type="dxa"/>
                <w:gridSpan w:val="2"/>
              </w:tcPr>
            </w:tcPrChange>
          </w:tcPr>
          <w:p w14:paraId="6CC08B09" w14:textId="77777777" w:rsidR="006038CC" w:rsidRDefault="00404C5B">
            <w:pPr>
              <w:tabs>
                <w:tab w:val="center" w:pos="709"/>
                <w:tab w:val="center" w:pos="5529"/>
                <w:tab w:val="center" w:pos="8931"/>
              </w:tabs>
              <w:spacing w:before="60" w:after="60"/>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tc>
        <w:tc>
          <w:tcPr>
            <w:tcW w:w="4536" w:type="dxa"/>
            <w:tcPrChange w:id="96" w:author="Other Author" w:date="2026-10-09T06:20:00Z">
              <w:tcPr>
                <w:tcW w:w="4536" w:type="dxa"/>
                <w:gridSpan w:val="2"/>
              </w:tcPr>
            </w:tcPrChange>
          </w:tcPr>
          <w:p w14:paraId="31A2BE53" w14:textId="77777777" w:rsidR="006038CC" w:rsidRDefault="00404C5B">
            <w:pPr>
              <w:tabs>
                <w:tab w:val="center" w:pos="2127"/>
                <w:tab w:val="center" w:pos="5529"/>
                <w:tab w:val="center" w:pos="8931"/>
              </w:tabs>
              <w:spacing w:before="60" w:after="60"/>
              <w:jc w:val="center"/>
              <w:rPr>
                <w:rFonts w:ascii="Arial" w:eastAsia="Arial" w:hAnsi="Arial" w:cs="Arial"/>
                <w:sz w:val="20"/>
                <w:szCs w:val="20"/>
              </w:rPr>
            </w:pPr>
            <w:r>
              <w:rPr>
                <w:rFonts w:ascii="Arial" w:eastAsia="Arial" w:hAnsi="Arial" w:cs="Arial"/>
                <w:b/>
                <w:bCs/>
                <w:sz w:val="20"/>
                <w:szCs w:val="20"/>
              </w:rPr>
              <w:t xml:space="preserve">Name and signature of the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r>
      <w:tr w:rsidR="006038CC" w14:paraId="4C52BD1C" w14:textId="77777777">
        <w:trPr>
          <w:trPrChange w:id="97" w:author="Other Author" w:date="2026-10-09T06:20:00Z">
            <w:trPr>
              <w:gridBefore w:val="1"/>
            </w:trPr>
          </w:trPrChange>
        </w:trPr>
        <w:tc>
          <w:tcPr>
            <w:tcW w:w="5211" w:type="dxa"/>
            <w:tcPrChange w:id="98" w:author="Other Author" w:date="2026-10-09T06:20:00Z">
              <w:tcPr>
                <w:tcW w:w="5211" w:type="dxa"/>
                <w:gridSpan w:val="2"/>
              </w:tcPr>
            </w:tcPrChange>
          </w:tcPr>
          <w:p w14:paraId="11D03CC8" w14:textId="77777777" w:rsidR="006038CC" w:rsidRDefault="00404C5B">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Email id:</w:t>
            </w:r>
          </w:p>
        </w:tc>
        <w:tc>
          <w:tcPr>
            <w:tcW w:w="4536" w:type="dxa"/>
            <w:tcPrChange w:id="99" w:author="Other Author" w:date="2026-10-09T06:20:00Z">
              <w:tcPr>
                <w:tcW w:w="4536" w:type="dxa"/>
                <w:gridSpan w:val="2"/>
              </w:tcPr>
            </w:tcPrChange>
          </w:tcPr>
          <w:p w14:paraId="7CB87AFA" w14:textId="77777777" w:rsidR="006038CC" w:rsidRDefault="00404C5B">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Email id:</w:t>
            </w:r>
          </w:p>
        </w:tc>
      </w:tr>
      <w:tr w:rsidR="006038CC" w14:paraId="6C64087A" w14:textId="77777777">
        <w:trPr>
          <w:trHeight w:val="138"/>
          <w:trPrChange w:id="100" w:author="Other Author" w:date="2026-10-09T06:20:00Z">
            <w:trPr>
              <w:gridBefore w:val="1"/>
              <w:trHeight w:val="138"/>
            </w:trPr>
          </w:trPrChange>
        </w:trPr>
        <w:tc>
          <w:tcPr>
            <w:tcW w:w="5211" w:type="dxa"/>
            <w:tcPrChange w:id="101" w:author="Other Author" w:date="2026-10-09T06:20:00Z">
              <w:tcPr>
                <w:tcW w:w="5211" w:type="dxa"/>
                <w:gridSpan w:val="2"/>
              </w:tcPr>
            </w:tcPrChange>
          </w:tcPr>
          <w:p w14:paraId="1D2DB16B" w14:textId="77777777" w:rsidR="006038CC" w:rsidRDefault="00404C5B">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Contact No.:</w:t>
            </w:r>
          </w:p>
        </w:tc>
        <w:tc>
          <w:tcPr>
            <w:tcW w:w="4536" w:type="dxa"/>
            <w:tcPrChange w:id="102" w:author="Other Author" w:date="2026-10-09T06:20:00Z">
              <w:tcPr>
                <w:tcW w:w="4536" w:type="dxa"/>
                <w:gridSpan w:val="2"/>
              </w:tcPr>
            </w:tcPrChange>
          </w:tcPr>
          <w:p w14:paraId="7CFC0BF7" w14:textId="77777777" w:rsidR="006038CC" w:rsidRDefault="00404C5B">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Contact No.:</w:t>
            </w:r>
          </w:p>
        </w:tc>
      </w:tr>
    </w:tbl>
    <w:p w14:paraId="54A61300" w14:textId="77777777" w:rsidR="006038CC" w:rsidRDefault="00404C5B">
      <w:pPr>
        <w:jc w:val="center"/>
        <w:rPr>
          <w:rFonts w:ascii="Arial" w:eastAsia="Arial" w:hAnsi="Arial" w:cs="Arial"/>
          <w:sz w:val="32"/>
          <w:szCs w:val="32"/>
        </w:rPr>
      </w:pPr>
      <w:r>
        <w:br w:type="page"/>
      </w:r>
      <w:r>
        <w:rPr>
          <w:rFonts w:ascii="Arial" w:eastAsia="Arial" w:hAnsi="Arial" w:cs="Arial"/>
          <w:b/>
          <w:bCs/>
          <w:sz w:val="32"/>
          <w:szCs w:val="32"/>
        </w:rPr>
        <w:lastRenderedPageBreak/>
        <w:t>ENDORSEMENT</w:t>
      </w:r>
    </w:p>
    <w:p w14:paraId="0233C963" w14:textId="77777777" w:rsidR="006038CC" w:rsidRDefault="00404C5B">
      <w:pPr>
        <w:jc w:val="center"/>
        <w:rPr>
          <w:rFonts w:ascii="Arial" w:eastAsia="Arial" w:hAnsi="Arial" w:cs="Arial"/>
        </w:rPr>
      </w:pPr>
      <w:r>
        <w:rPr>
          <w:rFonts w:ascii="Arial" w:eastAsia="Arial" w:hAnsi="Arial" w:cs="Arial"/>
          <w:b/>
          <w:bCs/>
        </w:rPr>
        <w:t>(From the Institution)</w:t>
      </w:r>
    </w:p>
    <w:p w14:paraId="17C17B09" w14:textId="77777777" w:rsidR="006038CC" w:rsidRDefault="00404C5B">
      <w:pPr>
        <w:jc w:val="center"/>
        <w:rPr>
          <w:rFonts w:ascii="Arial" w:eastAsia="Arial" w:hAnsi="Arial" w:cs="Arial"/>
        </w:rPr>
      </w:pPr>
      <w:r>
        <w:rPr>
          <w:rFonts w:ascii="Arial" w:eastAsia="Arial" w:hAnsi="Arial" w:cs="Arial"/>
          <w:i/>
          <w:iCs/>
        </w:rPr>
        <w:t>(To be issued on the Institution/Department Letterhead, signed, scanned, and uploaded along with the project proposal)</w:t>
      </w:r>
    </w:p>
    <w:p w14:paraId="7499D838" w14:textId="77777777" w:rsidR="006038CC" w:rsidRDefault="00404C5B">
      <w:pPr>
        <w:rPr>
          <w:rFonts w:ascii="Arial" w:eastAsia="Arial" w:hAnsi="Arial" w:cs="Arial"/>
          <w:sz w:val="24"/>
          <w:szCs w:val="24"/>
        </w:rPr>
      </w:pPr>
      <w:r>
        <w:rPr>
          <w:rFonts w:ascii="Arial" w:eastAsia="Arial" w:hAnsi="Arial" w:cs="Arial"/>
          <w:sz w:val="24"/>
          <w:szCs w:val="24"/>
        </w:rPr>
        <w:t>This is to certify that:</w:t>
      </w:r>
    </w:p>
    <w:p w14:paraId="4D08C5EB" w14:textId="77777777" w:rsidR="006038CC" w:rsidRDefault="00AA24DF">
      <w:pPr>
        <w:widowControl/>
        <w:numPr>
          <w:ilvl w:val="0"/>
          <w:numId w:val="36"/>
        </w:numPr>
        <w:spacing w:before="240" w:after="240" w:line="259" w:lineRule="auto"/>
        <w:ind w:left="714" w:hanging="357"/>
        <w:jc w:val="left"/>
        <w:rPr>
          <w:rFonts w:ascii="Arial" w:eastAsia="Arial" w:hAnsi="Arial" w:cs="Arial"/>
          <w:sz w:val="24"/>
          <w:szCs w:val="24"/>
        </w:rPr>
        <w:pPrChange w:id="103" w:author="Other Author" w:date="2026-10-09T06:20:00Z">
          <w:pPr>
            <w:widowControl/>
            <w:numPr>
              <w:numId w:val="10"/>
            </w:numPr>
            <w:spacing w:before="240" w:after="240" w:line="259" w:lineRule="auto"/>
            <w:ind w:left="714" w:hanging="357"/>
            <w:jc w:val="left"/>
          </w:pPr>
        </w:pPrChange>
      </w:pPr>
      <w:r>
        <w:rPr>
          <w:rFonts w:ascii="Arial" w:eastAsia="Arial" w:hAnsi="Arial" w:cs="Arial"/>
          <w:sz w:val="24"/>
          <w:szCs w:val="24"/>
        </w:rPr>
        <w:t>Ms. NIKITHA D</w:t>
      </w:r>
      <w:r w:rsidR="00404C5B">
        <w:rPr>
          <w:rFonts w:ascii="Arial" w:eastAsia="Arial" w:hAnsi="Arial" w:cs="Arial"/>
          <w:sz w:val="24"/>
          <w:szCs w:val="24"/>
        </w:rPr>
        <w:t xml:space="preserve"> </w:t>
      </w:r>
    </w:p>
    <w:p w14:paraId="649D9FA9" w14:textId="77777777" w:rsidR="006038CC" w:rsidRDefault="00AA24DF">
      <w:pPr>
        <w:widowControl/>
        <w:numPr>
          <w:ilvl w:val="0"/>
          <w:numId w:val="36"/>
        </w:numPr>
        <w:spacing w:before="240" w:after="240" w:line="259" w:lineRule="auto"/>
        <w:ind w:left="714" w:hanging="357"/>
        <w:jc w:val="left"/>
        <w:rPr>
          <w:rFonts w:ascii="Arial" w:eastAsia="Arial" w:hAnsi="Arial" w:cs="Arial"/>
          <w:sz w:val="24"/>
          <w:szCs w:val="24"/>
        </w:rPr>
        <w:pPrChange w:id="104" w:author="Other Author" w:date="2026-10-09T06:20:00Z">
          <w:pPr>
            <w:widowControl/>
            <w:numPr>
              <w:numId w:val="10"/>
            </w:numPr>
            <w:spacing w:before="240" w:after="240" w:line="259" w:lineRule="auto"/>
            <w:ind w:left="714" w:hanging="357"/>
            <w:jc w:val="left"/>
          </w:pPr>
        </w:pPrChange>
      </w:pPr>
      <w:r>
        <w:rPr>
          <w:rFonts w:ascii="Arial" w:eastAsia="Arial" w:hAnsi="Arial" w:cs="Arial"/>
          <w:sz w:val="24"/>
          <w:szCs w:val="24"/>
        </w:rPr>
        <w:t>Ms. MONALISA</w:t>
      </w:r>
      <w:r w:rsidR="00404C5B">
        <w:rPr>
          <w:rFonts w:ascii="Arial" w:eastAsia="Arial" w:hAnsi="Arial" w:cs="Arial"/>
          <w:sz w:val="24"/>
          <w:szCs w:val="24"/>
        </w:rPr>
        <w:t xml:space="preserve"> </w:t>
      </w:r>
    </w:p>
    <w:p w14:paraId="0E0307B1" w14:textId="77777777" w:rsidR="006038CC" w:rsidRDefault="00AA24DF">
      <w:pPr>
        <w:widowControl/>
        <w:numPr>
          <w:ilvl w:val="0"/>
          <w:numId w:val="36"/>
        </w:numPr>
        <w:spacing w:before="240" w:after="240" w:line="259" w:lineRule="auto"/>
        <w:ind w:left="714" w:hanging="357"/>
        <w:jc w:val="left"/>
        <w:rPr>
          <w:rFonts w:ascii="Arial" w:eastAsia="Arial" w:hAnsi="Arial" w:cs="Arial"/>
          <w:sz w:val="24"/>
          <w:szCs w:val="24"/>
        </w:rPr>
        <w:pPrChange w:id="105" w:author="Other Author" w:date="2026-10-09T06:20:00Z">
          <w:pPr>
            <w:widowControl/>
            <w:numPr>
              <w:numId w:val="10"/>
            </w:numPr>
            <w:spacing w:before="240" w:after="240" w:line="259" w:lineRule="auto"/>
            <w:ind w:left="714" w:hanging="357"/>
            <w:jc w:val="left"/>
          </w:pPr>
        </w:pPrChange>
      </w:pPr>
      <w:r>
        <w:rPr>
          <w:rFonts w:ascii="Arial" w:eastAsia="Arial" w:hAnsi="Arial" w:cs="Arial"/>
          <w:sz w:val="24"/>
          <w:szCs w:val="24"/>
        </w:rPr>
        <w:t>Ms. RAJIKA SAHA</w:t>
      </w:r>
      <w:r w:rsidR="00404C5B">
        <w:rPr>
          <w:rFonts w:ascii="Arial" w:eastAsia="Arial" w:hAnsi="Arial" w:cs="Arial"/>
          <w:sz w:val="24"/>
          <w:szCs w:val="24"/>
        </w:rPr>
        <w:t xml:space="preserve"> </w:t>
      </w:r>
    </w:p>
    <w:p w14:paraId="254AB6FE" w14:textId="77777777" w:rsidR="006038CC" w:rsidRDefault="00AA24DF">
      <w:pPr>
        <w:widowControl/>
        <w:numPr>
          <w:ilvl w:val="0"/>
          <w:numId w:val="36"/>
        </w:numPr>
        <w:spacing w:before="240" w:after="240" w:line="259" w:lineRule="auto"/>
        <w:ind w:left="714" w:hanging="357"/>
        <w:jc w:val="left"/>
        <w:rPr>
          <w:rFonts w:ascii="Arial" w:eastAsia="Arial" w:hAnsi="Arial" w:cs="Arial"/>
          <w:sz w:val="24"/>
          <w:szCs w:val="24"/>
        </w:rPr>
        <w:pPrChange w:id="106" w:author="Other Author" w:date="2026-10-09T06:20:00Z">
          <w:pPr>
            <w:widowControl/>
            <w:numPr>
              <w:numId w:val="10"/>
            </w:numPr>
            <w:spacing w:before="240" w:after="240" w:line="259" w:lineRule="auto"/>
            <w:ind w:left="714" w:hanging="357"/>
            <w:jc w:val="left"/>
          </w:pPr>
        </w:pPrChange>
      </w:pPr>
      <w:r>
        <w:rPr>
          <w:rFonts w:ascii="Arial" w:eastAsia="Arial" w:hAnsi="Arial" w:cs="Arial"/>
          <w:sz w:val="24"/>
          <w:szCs w:val="24"/>
        </w:rPr>
        <w:t>Mr. SUNAND P CHOWDARY</w:t>
      </w:r>
      <w:r w:rsidR="00404C5B">
        <w:rPr>
          <w:rFonts w:ascii="Arial" w:eastAsia="Arial" w:hAnsi="Arial" w:cs="Arial"/>
          <w:sz w:val="24"/>
          <w:szCs w:val="24"/>
        </w:rPr>
        <w:t xml:space="preserve"> </w:t>
      </w:r>
    </w:p>
    <w:p w14:paraId="3E5AEFC3" w14:textId="77777777" w:rsidR="006038CC" w:rsidRDefault="006038CC">
      <w:pPr>
        <w:rPr>
          <w:rFonts w:ascii="Arial" w:eastAsia="Arial" w:hAnsi="Arial" w:cs="Arial"/>
          <w:sz w:val="24"/>
          <w:szCs w:val="24"/>
        </w:rPr>
      </w:pPr>
    </w:p>
    <w:p w14:paraId="41ACDC3D" w14:textId="77777777" w:rsidR="006038CC" w:rsidRDefault="00404C5B" w:rsidP="00AA24DF">
      <w:pPr>
        <w:rPr>
          <w:rFonts w:ascii="Arial" w:eastAsia="Arial" w:hAnsi="Arial" w:cs="Arial"/>
          <w:sz w:val="24"/>
          <w:szCs w:val="24"/>
        </w:rPr>
      </w:pPr>
      <w:r>
        <w:rPr>
          <w:rFonts w:ascii="Arial" w:eastAsia="Arial" w:hAnsi="Arial" w:cs="Arial"/>
          <w:sz w:val="24"/>
          <w:szCs w:val="24"/>
        </w:rPr>
        <w:t xml:space="preserve">are </w:t>
      </w:r>
      <w:proofErr w:type="spellStart"/>
      <w:r>
        <w:rPr>
          <w:rFonts w:ascii="Arial" w:eastAsia="Arial" w:hAnsi="Arial" w:cs="Arial"/>
          <w:sz w:val="24"/>
          <w:szCs w:val="24"/>
        </w:rPr>
        <w:t>bonafide</w:t>
      </w:r>
      <w:proofErr w:type="spellEnd"/>
      <w:r>
        <w:rPr>
          <w:rFonts w:ascii="Arial" w:eastAsia="Arial" w:hAnsi="Arial" w:cs="Arial"/>
          <w:sz w:val="24"/>
          <w:szCs w:val="24"/>
        </w:rPr>
        <w:t xml:space="preserve"> final-year students of the Department o</w:t>
      </w:r>
      <w:r w:rsidR="00AA24DF">
        <w:rPr>
          <w:rFonts w:ascii="Arial" w:eastAsia="Arial" w:hAnsi="Arial" w:cs="Arial"/>
          <w:sz w:val="24"/>
          <w:szCs w:val="24"/>
        </w:rPr>
        <w:t xml:space="preserve">f Computer Science Engineering, pursuing </w:t>
      </w:r>
      <w:proofErr w:type="gramStart"/>
      <w:r w:rsidR="00AA24DF">
        <w:rPr>
          <w:rFonts w:ascii="Arial" w:eastAsia="Arial" w:hAnsi="Arial" w:cs="Arial"/>
          <w:sz w:val="24"/>
          <w:szCs w:val="24"/>
        </w:rPr>
        <w:t>Bachelors of Technology</w:t>
      </w:r>
      <w:proofErr w:type="gramEnd"/>
      <w:r>
        <w:rPr>
          <w:rFonts w:ascii="Arial" w:eastAsia="Arial" w:hAnsi="Arial" w:cs="Arial"/>
          <w:sz w:val="24"/>
          <w:szCs w:val="24"/>
        </w:rPr>
        <w:t xml:space="preserve"> at</w:t>
      </w:r>
      <w:r w:rsidR="00AA24DF">
        <w:rPr>
          <w:rFonts w:ascii="Arial" w:eastAsia="Arial" w:hAnsi="Arial" w:cs="Arial"/>
          <w:sz w:val="24"/>
          <w:szCs w:val="24"/>
        </w:rPr>
        <w:t xml:space="preserve"> Dayananda Sagar University</w:t>
      </w:r>
      <w:r>
        <w:rPr>
          <w:rFonts w:ascii="Arial" w:eastAsia="Arial" w:hAnsi="Arial" w:cs="Arial"/>
          <w:sz w:val="24"/>
          <w:szCs w:val="24"/>
        </w:rPr>
        <w:t>.</w:t>
      </w:r>
      <w:r>
        <w:rPr>
          <w:rFonts w:ascii="Arial" w:eastAsia="Arial" w:hAnsi="Arial" w:cs="Arial"/>
          <w:sz w:val="24"/>
          <w:szCs w:val="24"/>
        </w:rPr>
        <w:br/>
      </w:r>
    </w:p>
    <w:p w14:paraId="1F89E62E" w14:textId="77777777" w:rsidR="006038CC" w:rsidRDefault="00404C5B">
      <w:pPr>
        <w:rPr>
          <w:rFonts w:ascii="Arial" w:eastAsia="Arial" w:hAnsi="Arial" w:cs="Arial"/>
          <w:sz w:val="24"/>
          <w:szCs w:val="24"/>
        </w:rPr>
      </w:pPr>
      <w:r>
        <w:rPr>
          <w:rFonts w:ascii="Arial" w:eastAsia="Arial" w:hAnsi="Arial" w:cs="Arial"/>
          <w:sz w:val="24"/>
          <w:szCs w:val="24"/>
        </w:rPr>
        <w:t xml:space="preserve">The institution has scrutinized and approved this project proposal for submission to the </w:t>
      </w:r>
      <w:r>
        <w:rPr>
          <w:rFonts w:ascii="Arial" w:eastAsia="Arial" w:hAnsi="Arial" w:cs="Arial"/>
          <w:b/>
          <w:bCs/>
          <w:sz w:val="24"/>
          <w:szCs w:val="24"/>
        </w:rPr>
        <w:t>Karnataka State Council for Science and Technology (KSCST)</w:t>
      </w:r>
      <w:r>
        <w:rPr>
          <w:rFonts w:ascii="Arial" w:eastAsia="Arial" w:hAnsi="Arial" w:cs="Arial"/>
          <w:sz w:val="24"/>
          <w:szCs w:val="24"/>
        </w:rPr>
        <w:t xml:space="preserve"> under the </w:t>
      </w:r>
      <w:r>
        <w:rPr>
          <w:rFonts w:ascii="Arial" w:eastAsia="Arial" w:hAnsi="Arial" w:cs="Arial"/>
          <w:b/>
          <w:bCs/>
          <w:sz w:val="24"/>
          <w:szCs w:val="24"/>
        </w:rPr>
        <w:t>50</w:t>
      </w:r>
      <w:r>
        <w:rPr>
          <w:rFonts w:ascii="Arial" w:eastAsia="Arial" w:hAnsi="Arial" w:cs="Arial"/>
          <w:b/>
          <w:bCs/>
          <w:sz w:val="24"/>
          <w:szCs w:val="24"/>
          <w:vertAlign w:val="superscript"/>
        </w:rPr>
        <w:t>th</w:t>
      </w:r>
      <w:r>
        <w:rPr>
          <w:rFonts w:ascii="Arial" w:eastAsia="Arial" w:hAnsi="Arial" w:cs="Arial"/>
          <w:b/>
          <w:bCs/>
          <w:sz w:val="24"/>
          <w:szCs w:val="24"/>
        </w:rPr>
        <w:t xml:space="preserve"> Series Student Project Programme (SPP): 2026 - 2027</w:t>
      </w:r>
      <w:r>
        <w:rPr>
          <w:rFonts w:ascii="Arial" w:eastAsia="Arial" w:hAnsi="Arial" w:cs="Arial"/>
          <w:sz w:val="24"/>
          <w:szCs w:val="24"/>
        </w:rPr>
        <w:t>.</w:t>
      </w:r>
    </w:p>
    <w:p w14:paraId="08503A45" w14:textId="77777777" w:rsidR="006038CC" w:rsidRDefault="00404C5B">
      <w:pPr>
        <w:spacing w:before="240" w:after="240"/>
        <w:rPr>
          <w:rFonts w:ascii="Arial" w:eastAsia="Arial" w:hAnsi="Arial" w:cs="Arial"/>
          <w:sz w:val="24"/>
          <w:szCs w:val="24"/>
        </w:rPr>
      </w:pPr>
      <w:r>
        <w:rPr>
          <w:rFonts w:ascii="Arial" w:eastAsia="Arial" w:hAnsi="Arial" w:cs="Arial"/>
          <w:sz w:val="24"/>
          <w:szCs w:val="24"/>
        </w:rPr>
        <w:t>We hereby certify and undertake that:</w:t>
      </w:r>
    </w:p>
    <w:p w14:paraId="08D82E74" w14:textId="77777777" w:rsidR="006038CC" w:rsidRDefault="00404C5B">
      <w:pPr>
        <w:widowControl/>
        <w:numPr>
          <w:ilvl w:val="0"/>
          <w:numId w:val="37"/>
        </w:numPr>
        <w:spacing w:before="240" w:after="240"/>
        <w:rPr>
          <w:rFonts w:ascii="Arial" w:eastAsia="Arial" w:hAnsi="Arial" w:cs="Arial"/>
          <w:sz w:val="24"/>
          <w:szCs w:val="24"/>
        </w:rPr>
        <w:pPrChange w:id="107" w:author="Other Author" w:date="2026-10-09T06:20:00Z">
          <w:pPr>
            <w:widowControl/>
            <w:numPr>
              <w:numId w:val="11"/>
            </w:numPr>
            <w:spacing w:before="240" w:after="240"/>
            <w:ind w:left="360" w:hanging="360"/>
          </w:pPr>
        </w:pPrChange>
      </w:pPr>
      <w:r>
        <w:rPr>
          <w:rFonts w:ascii="Arial" w:eastAsia="Arial" w:hAnsi="Arial" w:cs="Arial"/>
          <w:sz w:val="24"/>
          <w:szCs w:val="24"/>
        </w:rPr>
        <w:t xml:space="preserve">The project proposal has been reviewed by the Department and recommended for submission under the appropriate SPP broad theme. </w:t>
      </w:r>
    </w:p>
    <w:p w14:paraId="687AD342" w14:textId="77777777" w:rsidR="006038CC" w:rsidRDefault="00404C5B">
      <w:pPr>
        <w:widowControl/>
        <w:numPr>
          <w:ilvl w:val="0"/>
          <w:numId w:val="37"/>
        </w:numPr>
        <w:spacing w:before="240" w:after="240"/>
        <w:rPr>
          <w:rFonts w:ascii="Arial" w:eastAsia="Arial" w:hAnsi="Arial" w:cs="Arial"/>
          <w:sz w:val="24"/>
          <w:szCs w:val="24"/>
        </w:rPr>
        <w:pPrChange w:id="108" w:author="Other Author" w:date="2026-10-09T06:20:00Z">
          <w:pPr>
            <w:widowControl/>
            <w:numPr>
              <w:numId w:val="11"/>
            </w:numPr>
            <w:spacing w:before="240" w:after="240"/>
            <w:ind w:left="360" w:hanging="360"/>
          </w:pPr>
        </w:pPrChange>
      </w:pPr>
      <w:r>
        <w:rPr>
          <w:rFonts w:ascii="Arial" w:eastAsia="Arial" w:hAnsi="Arial" w:cs="Arial"/>
          <w:sz w:val="24"/>
          <w:szCs w:val="24"/>
        </w:rPr>
        <w:t xml:space="preserve">The institution shall provide the necessary laboratory facilities, equipment, software, workshop, computing facilities, infrastructure, and academic guidance required for successful completion of the project. </w:t>
      </w:r>
    </w:p>
    <w:p w14:paraId="4B0770E1" w14:textId="77777777" w:rsidR="006038CC" w:rsidRDefault="00404C5B">
      <w:pPr>
        <w:widowControl/>
        <w:numPr>
          <w:ilvl w:val="0"/>
          <w:numId w:val="37"/>
        </w:numPr>
        <w:spacing w:before="240" w:after="240"/>
        <w:rPr>
          <w:rFonts w:ascii="Arial" w:eastAsia="Arial" w:hAnsi="Arial" w:cs="Arial"/>
          <w:sz w:val="24"/>
          <w:szCs w:val="24"/>
        </w:rPr>
        <w:pPrChange w:id="109" w:author="Other Author" w:date="2026-10-09T06:20:00Z">
          <w:pPr>
            <w:widowControl/>
            <w:numPr>
              <w:numId w:val="11"/>
            </w:numPr>
            <w:spacing w:before="240" w:after="240"/>
            <w:ind w:left="360" w:hanging="360"/>
          </w:pPr>
        </w:pPrChange>
      </w:pPr>
      <w:r>
        <w:rPr>
          <w:rFonts w:ascii="Arial" w:eastAsia="Arial" w:hAnsi="Arial" w:cs="Arial"/>
          <w:sz w:val="24"/>
          <w:szCs w:val="24"/>
        </w:rPr>
        <w:t xml:space="preserve">The Project Guide shall monitor the progress of the project and ensure its timely completion in accordance with the approved objectives and work plan. </w:t>
      </w:r>
    </w:p>
    <w:p w14:paraId="778242C6" w14:textId="77777777" w:rsidR="006038CC" w:rsidRDefault="00404C5B">
      <w:pPr>
        <w:widowControl/>
        <w:numPr>
          <w:ilvl w:val="0"/>
          <w:numId w:val="37"/>
        </w:numPr>
        <w:spacing w:before="240" w:after="240"/>
        <w:rPr>
          <w:rFonts w:ascii="Arial" w:eastAsia="Arial" w:hAnsi="Arial" w:cs="Arial"/>
          <w:sz w:val="24"/>
          <w:szCs w:val="24"/>
        </w:rPr>
        <w:pPrChange w:id="110" w:author="Other Author" w:date="2026-10-09T06:20:00Z">
          <w:pPr>
            <w:widowControl/>
            <w:numPr>
              <w:numId w:val="11"/>
            </w:numPr>
            <w:spacing w:before="240" w:after="240"/>
            <w:ind w:left="360" w:hanging="360"/>
          </w:pPr>
        </w:pPrChange>
      </w:pPr>
      <w:r>
        <w:rPr>
          <w:rFonts w:ascii="Arial" w:eastAsia="Arial" w:hAnsi="Arial" w:cs="Arial"/>
          <w:sz w:val="24"/>
          <w:szCs w:val="24"/>
        </w:rPr>
        <w:t xml:space="preserve">The institution shall facilitate the participation of the student team in the Mid-term Evaluation, submission of the Synopsis and Final Project Report, and the Annual State-Level Poster Presentation and Exhibition, if selected. </w:t>
      </w:r>
    </w:p>
    <w:p w14:paraId="5B489A5E" w14:textId="77777777" w:rsidR="006038CC" w:rsidRDefault="00404C5B">
      <w:pPr>
        <w:widowControl/>
        <w:numPr>
          <w:ilvl w:val="0"/>
          <w:numId w:val="37"/>
        </w:numPr>
        <w:spacing w:before="240" w:after="240"/>
        <w:rPr>
          <w:rFonts w:ascii="Arial" w:eastAsia="Arial" w:hAnsi="Arial" w:cs="Arial"/>
          <w:sz w:val="24"/>
          <w:szCs w:val="24"/>
        </w:rPr>
        <w:pPrChange w:id="111" w:author="Other Author" w:date="2026-10-09T06:20:00Z">
          <w:pPr>
            <w:widowControl/>
            <w:numPr>
              <w:numId w:val="11"/>
            </w:numPr>
            <w:spacing w:before="240" w:after="240"/>
            <w:ind w:left="360" w:hanging="360"/>
          </w:pPr>
        </w:pPrChange>
      </w:pPr>
      <w:r>
        <w:rPr>
          <w:rFonts w:ascii="Arial" w:eastAsia="Arial" w:hAnsi="Arial" w:cs="Arial"/>
          <w:sz w:val="24"/>
          <w:szCs w:val="24"/>
        </w:rPr>
        <w:t>If the project receives financial assistance from KSCST, the institution shall ensure that the grant is utilized exclusively for the approved project and that all financial and technical requirements prescribed by KSCST are duly complied with and will submit the Utilisation Certificate and Statement of Expenditure after the completion of the project.</w:t>
      </w:r>
    </w:p>
    <w:p w14:paraId="0B56EC7B" w14:textId="77777777" w:rsidR="006038CC" w:rsidRDefault="00404C5B">
      <w:pPr>
        <w:widowControl/>
        <w:numPr>
          <w:ilvl w:val="0"/>
          <w:numId w:val="37"/>
        </w:numPr>
        <w:spacing w:before="240" w:after="240"/>
        <w:rPr>
          <w:rFonts w:ascii="Arial" w:eastAsia="Arial" w:hAnsi="Arial" w:cs="Arial"/>
          <w:sz w:val="24"/>
          <w:szCs w:val="24"/>
        </w:rPr>
        <w:pPrChange w:id="112" w:author="Other Author" w:date="2026-10-09T06:20:00Z">
          <w:pPr>
            <w:widowControl/>
            <w:numPr>
              <w:numId w:val="11"/>
            </w:numPr>
            <w:spacing w:before="240" w:after="240"/>
            <w:ind w:left="360" w:hanging="360"/>
          </w:pPr>
        </w:pPrChange>
      </w:pPr>
      <w:r>
        <w:rPr>
          <w:rFonts w:ascii="Arial" w:eastAsia="Arial" w:hAnsi="Arial" w:cs="Arial"/>
          <w:sz w:val="24"/>
          <w:szCs w:val="24"/>
        </w:rPr>
        <w:t xml:space="preserve">If the student team fails to complete the project, submit the required reports, participate in the Mid-term Evaluation, or participate in the Annual State-Level Poster Presentation and Exhibition (if selected), the institution agrees to cooperate with KSCST in recovering the financial assistance released for the project, wherever applicable. </w:t>
      </w:r>
    </w:p>
    <w:p w14:paraId="20BAE67B" w14:textId="77777777" w:rsidR="006038CC" w:rsidRDefault="00404C5B">
      <w:pPr>
        <w:widowControl/>
        <w:numPr>
          <w:ilvl w:val="0"/>
          <w:numId w:val="37"/>
        </w:numPr>
        <w:spacing w:before="240" w:after="240"/>
        <w:jc w:val="left"/>
        <w:rPr>
          <w:rFonts w:ascii="Arial" w:eastAsia="Arial" w:hAnsi="Arial" w:cs="Arial"/>
          <w:sz w:val="24"/>
          <w:szCs w:val="24"/>
        </w:rPr>
        <w:pPrChange w:id="113" w:author="Other Author" w:date="2026-10-09T06:20:00Z">
          <w:pPr>
            <w:widowControl/>
            <w:numPr>
              <w:numId w:val="11"/>
            </w:numPr>
            <w:spacing w:before="240" w:after="240"/>
            <w:ind w:left="360" w:hanging="360"/>
            <w:jc w:val="left"/>
          </w:pPr>
        </w:pPrChange>
      </w:pPr>
      <w:r>
        <w:rPr>
          <w:rFonts w:ascii="Arial" w:eastAsia="Arial" w:hAnsi="Arial" w:cs="Arial"/>
          <w:sz w:val="24"/>
          <w:szCs w:val="24"/>
        </w:rPr>
        <w:t>The institution certifies that the information furnished in this proposal is true and correct to the best of its knowledge.</w:t>
      </w:r>
    </w:p>
    <w:tbl>
      <w:tblPr>
        <w:tblW w:w="9639" w:type="dxa"/>
        <w:tblLayout w:type="fixed"/>
        <w:tblLook w:val="0000" w:firstRow="0" w:lastRow="0" w:firstColumn="0" w:lastColumn="0" w:noHBand="0" w:noVBand="0"/>
        <w:tblPrChange w:id="114" w:author="Other Author" w:date="2026-10-09T06:20:00Z">
          <w:tblPr>
            <w:tblStyle w:val="aa"/>
            <w:tblW w:w="9639" w:type="dxa"/>
            <w:tblLayout w:type="fixed"/>
            <w:tblLook w:val="0000" w:firstRow="0" w:lastRow="0" w:firstColumn="0" w:lastColumn="0" w:noHBand="0" w:noVBand="0"/>
          </w:tblPr>
        </w:tblPrChange>
      </w:tblPr>
      <w:tblGrid>
        <w:gridCol w:w="3261"/>
        <w:gridCol w:w="3402"/>
        <w:gridCol w:w="2976"/>
        <w:tblGridChange w:id="115">
          <w:tblGrid>
            <w:gridCol w:w="3261"/>
            <w:gridCol w:w="3402"/>
            <w:gridCol w:w="2976"/>
          </w:tblGrid>
        </w:tblGridChange>
      </w:tblGrid>
      <w:tr w:rsidR="006038CC" w14:paraId="71917238" w14:textId="77777777">
        <w:tc>
          <w:tcPr>
            <w:tcW w:w="3261" w:type="dxa"/>
            <w:tcPrChange w:id="116" w:author="Other Author" w:date="2026-10-09T06:20:00Z">
              <w:tcPr>
                <w:tcW w:w="3261" w:type="dxa"/>
              </w:tcPr>
            </w:tcPrChange>
          </w:tcPr>
          <w:p w14:paraId="3D28AE36" w14:textId="77777777" w:rsidR="006038CC" w:rsidRDefault="006038CC">
            <w:pPr>
              <w:tabs>
                <w:tab w:val="center" w:pos="2127"/>
                <w:tab w:val="center" w:pos="5529"/>
                <w:tab w:val="center" w:pos="8931"/>
              </w:tabs>
              <w:jc w:val="center"/>
              <w:rPr>
                <w:rFonts w:ascii="Arial" w:eastAsia="Arial" w:hAnsi="Arial" w:cs="Arial"/>
                <w:sz w:val="20"/>
                <w:szCs w:val="20"/>
              </w:rPr>
            </w:pPr>
          </w:p>
          <w:p w14:paraId="5CB029ED" w14:textId="77777777" w:rsidR="006038CC" w:rsidRDefault="006038CC">
            <w:pPr>
              <w:tabs>
                <w:tab w:val="center" w:pos="2127"/>
                <w:tab w:val="center" w:pos="5529"/>
                <w:tab w:val="center" w:pos="8931"/>
              </w:tabs>
              <w:jc w:val="center"/>
              <w:rPr>
                <w:rFonts w:ascii="Arial" w:eastAsia="Arial" w:hAnsi="Arial" w:cs="Arial"/>
                <w:sz w:val="20"/>
                <w:szCs w:val="20"/>
              </w:rPr>
            </w:pPr>
          </w:p>
          <w:p w14:paraId="6D4560E8" w14:textId="77777777" w:rsidR="006038CC" w:rsidRDefault="00404C5B">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c>
          <w:tcPr>
            <w:tcW w:w="3402" w:type="dxa"/>
            <w:tcPrChange w:id="117" w:author="Other Author" w:date="2026-10-09T06:20:00Z">
              <w:tcPr>
                <w:tcW w:w="3402" w:type="dxa"/>
              </w:tcPr>
            </w:tcPrChange>
          </w:tcPr>
          <w:p w14:paraId="19A38F22" w14:textId="77777777" w:rsidR="006038CC" w:rsidRDefault="006038CC">
            <w:pPr>
              <w:tabs>
                <w:tab w:val="center" w:pos="2127"/>
                <w:tab w:val="center" w:pos="5529"/>
                <w:tab w:val="center" w:pos="8931"/>
              </w:tabs>
              <w:jc w:val="center"/>
              <w:rPr>
                <w:rFonts w:ascii="Arial" w:eastAsia="Arial" w:hAnsi="Arial" w:cs="Arial"/>
                <w:sz w:val="20"/>
                <w:szCs w:val="20"/>
              </w:rPr>
            </w:pPr>
          </w:p>
          <w:p w14:paraId="32B6BFBA" w14:textId="77777777" w:rsidR="006038CC" w:rsidRDefault="006038CC">
            <w:pPr>
              <w:tabs>
                <w:tab w:val="center" w:pos="2127"/>
                <w:tab w:val="center" w:pos="5529"/>
                <w:tab w:val="center" w:pos="8931"/>
              </w:tabs>
              <w:jc w:val="center"/>
              <w:rPr>
                <w:rFonts w:ascii="Arial" w:eastAsia="Arial" w:hAnsi="Arial" w:cs="Arial"/>
                <w:sz w:val="20"/>
                <w:szCs w:val="20"/>
              </w:rPr>
            </w:pPr>
          </w:p>
          <w:p w14:paraId="27E61B23" w14:textId="77777777" w:rsidR="006038CC" w:rsidRDefault="00404C5B">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tc>
        <w:tc>
          <w:tcPr>
            <w:tcW w:w="2976" w:type="dxa"/>
            <w:tcPrChange w:id="118" w:author="Other Author" w:date="2026-10-09T06:20:00Z">
              <w:tcPr>
                <w:tcW w:w="2976" w:type="dxa"/>
              </w:tcPr>
            </w:tcPrChange>
          </w:tcPr>
          <w:p w14:paraId="41ABDC04" w14:textId="77777777" w:rsidR="006038CC" w:rsidRDefault="006038CC">
            <w:pPr>
              <w:tabs>
                <w:tab w:val="center" w:pos="2127"/>
                <w:tab w:val="center" w:pos="5529"/>
                <w:tab w:val="center" w:pos="8931"/>
              </w:tabs>
              <w:jc w:val="center"/>
              <w:rPr>
                <w:rFonts w:ascii="Arial" w:eastAsia="Arial" w:hAnsi="Arial" w:cs="Arial"/>
                <w:sz w:val="20"/>
                <w:szCs w:val="20"/>
              </w:rPr>
            </w:pPr>
          </w:p>
          <w:p w14:paraId="7924582C" w14:textId="77777777" w:rsidR="006038CC" w:rsidRDefault="006038CC">
            <w:pPr>
              <w:tabs>
                <w:tab w:val="center" w:pos="2127"/>
                <w:tab w:val="center" w:pos="5529"/>
                <w:tab w:val="center" w:pos="8931"/>
              </w:tabs>
              <w:jc w:val="center"/>
              <w:rPr>
                <w:rFonts w:ascii="Arial" w:eastAsia="Arial" w:hAnsi="Arial" w:cs="Arial"/>
                <w:sz w:val="20"/>
                <w:szCs w:val="20"/>
              </w:rPr>
            </w:pPr>
          </w:p>
          <w:p w14:paraId="02577E35" w14:textId="77777777" w:rsidR="006038CC" w:rsidRDefault="00404C5B">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(Signature of </w:t>
            </w:r>
            <w:proofErr w:type="spellStart"/>
            <w:r>
              <w:rPr>
                <w:rFonts w:ascii="Arial" w:eastAsia="Arial" w:hAnsi="Arial" w:cs="Arial"/>
                <w:b/>
                <w:bCs/>
                <w:sz w:val="20"/>
                <w:szCs w:val="20"/>
                <w:highlight w:val="yellow"/>
              </w:rPr>
              <w:t>HoD</w:t>
            </w:r>
            <w:proofErr w:type="spellEnd"/>
            <w:r>
              <w:rPr>
                <w:rFonts w:ascii="Arial" w:eastAsia="Arial" w:hAnsi="Arial" w:cs="Arial"/>
                <w:b/>
                <w:bCs/>
                <w:sz w:val="20"/>
                <w:szCs w:val="20"/>
              </w:rPr>
              <w:t xml:space="preserve"> </w:t>
            </w:r>
            <w:r>
              <w:rPr>
                <w:rFonts w:ascii="Arial" w:eastAsia="Arial" w:hAnsi="Arial" w:cs="Arial"/>
                <w:b/>
                <w:bCs/>
                <w:sz w:val="20"/>
                <w:szCs w:val="20"/>
              </w:rPr>
              <w:br/>
              <w:t>with Seal)</w:t>
            </w:r>
          </w:p>
        </w:tc>
      </w:tr>
      <w:tr w:rsidR="006038CC" w14:paraId="5A6C1576" w14:textId="77777777">
        <w:tc>
          <w:tcPr>
            <w:tcW w:w="3261" w:type="dxa"/>
            <w:tcPrChange w:id="119" w:author="Other Author" w:date="2026-10-09T06:20:00Z">
              <w:tcPr>
                <w:tcW w:w="3261" w:type="dxa"/>
              </w:tcPr>
            </w:tcPrChange>
          </w:tcPr>
          <w:p w14:paraId="73D7CCAC"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c>
          <w:tcPr>
            <w:tcW w:w="3402" w:type="dxa"/>
            <w:tcPrChange w:id="120" w:author="Other Author" w:date="2026-10-09T06:20:00Z">
              <w:tcPr>
                <w:tcW w:w="3402" w:type="dxa"/>
              </w:tcPr>
            </w:tcPrChange>
          </w:tcPr>
          <w:p w14:paraId="38D3DCD8"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c>
          <w:tcPr>
            <w:tcW w:w="2976" w:type="dxa"/>
            <w:tcPrChange w:id="121" w:author="Other Author" w:date="2026-10-09T06:20:00Z">
              <w:tcPr>
                <w:tcW w:w="2976" w:type="dxa"/>
              </w:tcPr>
            </w:tcPrChange>
          </w:tcPr>
          <w:p w14:paraId="32CC15C6"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r>
      <w:tr w:rsidR="006038CC" w14:paraId="2E3CA21C" w14:textId="77777777">
        <w:tc>
          <w:tcPr>
            <w:tcW w:w="3261" w:type="dxa"/>
            <w:tcPrChange w:id="122" w:author="Other Author" w:date="2026-10-09T06:20:00Z">
              <w:tcPr>
                <w:tcW w:w="3261" w:type="dxa"/>
              </w:tcPr>
            </w:tcPrChange>
          </w:tcPr>
          <w:p w14:paraId="7F80231C"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c>
          <w:tcPr>
            <w:tcW w:w="3402" w:type="dxa"/>
            <w:tcPrChange w:id="123" w:author="Other Author" w:date="2026-10-09T06:20:00Z">
              <w:tcPr>
                <w:tcW w:w="3402" w:type="dxa"/>
              </w:tcPr>
            </w:tcPrChange>
          </w:tcPr>
          <w:p w14:paraId="71CFE1CE"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c>
          <w:tcPr>
            <w:tcW w:w="2976" w:type="dxa"/>
            <w:tcPrChange w:id="124" w:author="Other Author" w:date="2026-10-09T06:20:00Z">
              <w:tcPr>
                <w:tcW w:w="2976" w:type="dxa"/>
              </w:tcPr>
            </w:tcPrChange>
          </w:tcPr>
          <w:p w14:paraId="4F1686C2"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r>
      <w:tr w:rsidR="006038CC" w14:paraId="7DDC6033" w14:textId="77777777">
        <w:tc>
          <w:tcPr>
            <w:tcW w:w="3261" w:type="dxa"/>
            <w:tcPrChange w:id="125" w:author="Other Author" w:date="2026-10-09T06:20:00Z">
              <w:tcPr>
                <w:tcW w:w="3261" w:type="dxa"/>
              </w:tcPr>
            </w:tcPrChange>
          </w:tcPr>
          <w:p w14:paraId="6723D9A5" w14:textId="77777777" w:rsidR="006038CC" w:rsidRDefault="006038CC">
            <w:pPr>
              <w:tabs>
                <w:tab w:val="center" w:pos="2127"/>
                <w:tab w:val="center" w:pos="5529"/>
                <w:tab w:val="center" w:pos="8931"/>
              </w:tabs>
              <w:rPr>
                <w:rFonts w:ascii="Arial" w:eastAsia="Arial" w:hAnsi="Arial" w:cs="Arial"/>
                <w:sz w:val="18"/>
                <w:szCs w:val="18"/>
              </w:rPr>
            </w:pPr>
          </w:p>
        </w:tc>
        <w:tc>
          <w:tcPr>
            <w:tcW w:w="3402" w:type="dxa"/>
            <w:tcPrChange w:id="126" w:author="Other Author" w:date="2026-10-09T06:20:00Z">
              <w:tcPr>
                <w:tcW w:w="3402" w:type="dxa"/>
              </w:tcPr>
            </w:tcPrChange>
          </w:tcPr>
          <w:p w14:paraId="65618819" w14:textId="77777777" w:rsidR="006038CC" w:rsidRDefault="006038CC">
            <w:pPr>
              <w:tabs>
                <w:tab w:val="center" w:pos="2127"/>
                <w:tab w:val="center" w:pos="5529"/>
                <w:tab w:val="center" w:pos="8931"/>
              </w:tabs>
              <w:rPr>
                <w:rFonts w:ascii="Arial" w:eastAsia="Arial" w:hAnsi="Arial" w:cs="Arial"/>
                <w:sz w:val="18"/>
                <w:szCs w:val="18"/>
              </w:rPr>
            </w:pPr>
          </w:p>
        </w:tc>
        <w:tc>
          <w:tcPr>
            <w:tcW w:w="2976" w:type="dxa"/>
            <w:tcPrChange w:id="127" w:author="Other Author" w:date="2026-10-09T06:20:00Z">
              <w:tcPr>
                <w:tcW w:w="2976" w:type="dxa"/>
              </w:tcPr>
            </w:tcPrChange>
          </w:tcPr>
          <w:p w14:paraId="69AF1C45" w14:textId="77777777" w:rsidR="006038CC" w:rsidRDefault="006038CC">
            <w:pPr>
              <w:tabs>
                <w:tab w:val="center" w:pos="2127"/>
                <w:tab w:val="center" w:pos="5529"/>
                <w:tab w:val="center" w:pos="8931"/>
              </w:tabs>
              <w:rPr>
                <w:rFonts w:ascii="Arial" w:eastAsia="Arial" w:hAnsi="Arial" w:cs="Arial"/>
                <w:sz w:val="18"/>
                <w:szCs w:val="18"/>
              </w:rPr>
            </w:pPr>
          </w:p>
        </w:tc>
      </w:tr>
      <w:tr w:rsidR="006038CC" w14:paraId="5BCF581F" w14:textId="77777777">
        <w:tc>
          <w:tcPr>
            <w:tcW w:w="3261" w:type="dxa"/>
            <w:tcPrChange w:id="128" w:author="Other Author" w:date="2026-10-09T06:20:00Z">
              <w:tcPr>
                <w:tcW w:w="3261" w:type="dxa"/>
              </w:tcPr>
            </w:tcPrChange>
          </w:tcPr>
          <w:p w14:paraId="0A637C44" w14:textId="77777777" w:rsidR="006038CC" w:rsidRDefault="006038CC">
            <w:pPr>
              <w:tabs>
                <w:tab w:val="center" w:pos="2127"/>
                <w:tab w:val="center" w:pos="5529"/>
                <w:tab w:val="center" w:pos="8931"/>
              </w:tabs>
              <w:rPr>
                <w:rFonts w:ascii="Arial" w:eastAsia="Arial" w:hAnsi="Arial" w:cs="Arial"/>
                <w:sz w:val="18"/>
                <w:szCs w:val="18"/>
              </w:rPr>
            </w:pPr>
          </w:p>
        </w:tc>
        <w:tc>
          <w:tcPr>
            <w:tcW w:w="3402" w:type="dxa"/>
            <w:tcPrChange w:id="129" w:author="Other Author" w:date="2026-10-09T06:20:00Z">
              <w:tcPr>
                <w:tcW w:w="3402" w:type="dxa"/>
              </w:tcPr>
            </w:tcPrChange>
          </w:tcPr>
          <w:p w14:paraId="25A2FA5F" w14:textId="77777777" w:rsidR="006038CC" w:rsidRDefault="006038CC">
            <w:pPr>
              <w:tabs>
                <w:tab w:val="center" w:pos="2127"/>
                <w:tab w:val="center" w:pos="5529"/>
                <w:tab w:val="center" w:pos="8931"/>
              </w:tabs>
              <w:rPr>
                <w:rFonts w:ascii="Arial" w:eastAsia="Arial" w:hAnsi="Arial" w:cs="Arial"/>
                <w:sz w:val="18"/>
                <w:szCs w:val="18"/>
              </w:rPr>
            </w:pPr>
          </w:p>
        </w:tc>
        <w:tc>
          <w:tcPr>
            <w:tcW w:w="2976" w:type="dxa"/>
            <w:tcPrChange w:id="130" w:author="Other Author" w:date="2026-10-09T06:20:00Z">
              <w:tcPr>
                <w:tcW w:w="2976" w:type="dxa"/>
              </w:tcPr>
            </w:tcPrChange>
          </w:tcPr>
          <w:p w14:paraId="786BD4CB" w14:textId="77777777" w:rsidR="006038CC" w:rsidRDefault="006038CC">
            <w:pPr>
              <w:tabs>
                <w:tab w:val="center" w:pos="2127"/>
                <w:tab w:val="center" w:pos="5529"/>
                <w:tab w:val="center" w:pos="8931"/>
              </w:tabs>
              <w:jc w:val="center"/>
              <w:rPr>
                <w:rFonts w:ascii="Arial" w:eastAsia="Arial" w:hAnsi="Arial" w:cs="Arial"/>
                <w:sz w:val="18"/>
                <w:szCs w:val="18"/>
              </w:rPr>
            </w:pPr>
          </w:p>
        </w:tc>
      </w:tr>
      <w:tr w:rsidR="006038CC" w14:paraId="121A41F3" w14:textId="77777777">
        <w:tc>
          <w:tcPr>
            <w:tcW w:w="3261" w:type="dxa"/>
            <w:tcPrChange w:id="131" w:author="Other Author" w:date="2026-10-09T06:20:00Z">
              <w:tcPr>
                <w:tcW w:w="3261" w:type="dxa"/>
              </w:tcPr>
            </w:tcPrChange>
          </w:tcPr>
          <w:p w14:paraId="3C747826" w14:textId="77777777" w:rsidR="006038CC" w:rsidRDefault="006038CC">
            <w:pPr>
              <w:tabs>
                <w:tab w:val="center" w:pos="2127"/>
                <w:tab w:val="center" w:pos="5529"/>
                <w:tab w:val="center" w:pos="8931"/>
              </w:tabs>
              <w:rPr>
                <w:rFonts w:ascii="Arial" w:eastAsia="Arial" w:hAnsi="Arial" w:cs="Arial"/>
                <w:sz w:val="18"/>
                <w:szCs w:val="18"/>
              </w:rPr>
            </w:pPr>
          </w:p>
        </w:tc>
        <w:tc>
          <w:tcPr>
            <w:tcW w:w="3402" w:type="dxa"/>
            <w:tcPrChange w:id="132" w:author="Other Author" w:date="2026-10-09T06:20:00Z">
              <w:tcPr>
                <w:tcW w:w="3402" w:type="dxa"/>
              </w:tcPr>
            </w:tcPrChange>
          </w:tcPr>
          <w:p w14:paraId="5B32304E" w14:textId="77777777" w:rsidR="006038CC" w:rsidRDefault="006038CC">
            <w:pPr>
              <w:tabs>
                <w:tab w:val="center" w:pos="2127"/>
                <w:tab w:val="center" w:pos="5529"/>
                <w:tab w:val="center" w:pos="8931"/>
              </w:tabs>
              <w:rPr>
                <w:rFonts w:ascii="Arial" w:eastAsia="Arial" w:hAnsi="Arial" w:cs="Arial"/>
                <w:sz w:val="18"/>
                <w:szCs w:val="18"/>
              </w:rPr>
            </w:pPr>
          </w:p>
        </w:tc>
        <w:tc>
          <w:tcPr>
            <w:tcW w:w="2976" w:type="dxa"/>
            <w:tcPrChange w:id="133" w:author="Other Author" w:date="2026-10-09T06:20:00Z">
              <w:tcPr>
                <w:tcW w:w="2976" w:type="dxa"/>
              </w:tcPr>
            </w:tcPrChange>
          </w:tcPr>
          <w:p w14:paraId="2F740CC2" w14:textId="77777777" w:rsidR="006038CC" w:rsidRDefault="006038CC">
            <w:pPr>
              <w:tabs>
                <w:tab w:val="center" w:pos="2127"/>
                <w:tab w:val="center" w:pos="5529"/>
                <w:tab w:val="center" w:pos="8931"/>
              </w:tabs>
              <w:rPr>
                <w:rFonts w:ascii="Arial" w:eastAsia="Arial" w:hAnsi="Arial" w:cs="Arial"/>
                <w:sz w:val="18"/>
                <w:szCs w:val="18"/>
              </w:rPr>
            </w:pPr>
          </w:p>
        </w:tc>
      </w:tr>
      <w:tr w:rsidR="006038CC" w14:paraId="121A6D77" w14:textId="77777777">
        <w:tc>
          <w:tcPr>
            <w:tcW w:w="3261" w:type="dxa"/>
            <w:tcPrChange w:id="134" w:author="Other Author" w:date="2026-10-09T06:20:00Z">
              <w:tcPr>
                <w:tcW w:w="3261" w:type="dxa"/>
              </w:tcPr>
            </w:tcPrChange>
          </w:tcPr>
          <w:p w14:paraId="1460C818" w14:textId="77777777" w:rsidR="006038CC" w:rsidRDefault="006038CC">
            <w:pPr>
              <w:tabs>
                <w:tab w:val="center" w:pos="2127"/>
                <w:tab w:val="center" w:pos="5529"/>
                <w:tab w:val="center" w:pos="8931"/>
              </w:tabs>
              <w:rPr>
                <w:rFonts w:ascii="Arial" w:eastAsia="Arial" w:hAnsi="Arial" w:cs="Arial"/>
                <w:sz w:val="18"/>
                <w:szCs w:val="18"/>
              </w:rPr>
            </w:pPr>
          </w:p>
        </w:tc>
        <w:tc>
          <w:tcPr>
            <w:tcW w:w="3402" w:type="dxa"/>
            <w:tcPrChange w:id="135" w:author="Other Author" w:date="2026-10-09T06:20:00Z">
              <w:tcPr>
                <w:tcW w:w="3402" w:type="dxa"/>
              </w:tcPr>
            </w:tcPrChange>
          </w:tcPr>
          <w:p w14:paraId="5FE8F8C3" w14:textId="77777777" w:rsidR="006038CC" w:rsidRDefault="006038CC">
            <w:pPr>
              <w:tabs>
                <w:tab w:val="center" w:pos="2127"/>
                <w:tab w:val="center" w:pos="5529"/>
                <w:tab w:val="center" w:pos="8931"/>
              </w:tabs>
              <w:rPr>
                <w:rFonts w:ascii="Arial" w:eastAsia="Arial" w:hAnsi="Arial" w:cs="Arial"/>
                <w:sz w:val="18"/>
                <w:szCs w:val="18"/>
              </w:rPr>
            </w:pPr>
          </w:p>
        </w:tc>
        <w:tc>
          <w:tcPr>
            <w:tcW w:w="2976" w:type="dxa"/>
            <w:tcPrChange w:id="136" w:author="Other Author" w:date="2026-10-09T06:20:00Z">
              <w:tcPr>
                <w:tcW w:w="2976" w:type="dxa"/>
              </w:tcPr>
            </w:tcPrChange>
          </w:tcPr>
          <w:p w14:paraId="079C4BF3" w14:textId="77777777" w:rsidR="006038CC" w:rsidRDefault="006038CC">
            <w:pPr>
              <w:tabs>
                <w:tab w:val="center" w:pos="2127"/>
                <w:tab w:val="center" w:pos="5529"/>
                <w:tab w:val="center" w:pos="8931"/>
              </w:tabs>
              <w:rPr>
                <w:rFonts w:ascii="Arial" w:eastAsia="Arial" w:hAnsi="Arial" w:cs="Arial"/>
                <w:sz w:val="18"/>
                <w:szCs w:val="18"/>
              </w:rPr>
            </w:pPr>
          </w:p>
        </w:tc>
      </w:tr>
    </w:tbl>
    <w:p w14:paraId="1AE62CF3" w14:textId="77777777" w:rsidR="006038CC" w:rsidRDefault="006038CC">
      <w:pPr>
        <w:rPr>
          <w:rFonts w:ascii="Arial" w:eastAsia="Arial" w:hAnsi="Arial" w:cs="Arial"/>
        </w:rPr>
      </w:pPr>
    </w:p>
    <w:p w14:paraId="0B571B08" w14:textId="77777777" w:rsidR="006038CC" w:rsidRDefault="00404C5B">
      <w:pPr>
        <w:rPr>
          <w:rFonts w:ascii="Arial" w:eastAsia="Arial" w:hAnsi="Arial" w:cs="Arial"/>
          <w:sz w:val="24"/>
          <w:szCs w:val="24"/>
        </w:rPr>
      </w:pPr>
      <w:r>
        <w:rPr>
          <w:rFonts w:ascii="Arial" w:eastAsia="Arial" w:hAnsi="Arial" w:cs="Arial"/>
          <w:b/>
          <w:bCs/>
          <w:sz w:val="24"/>
          <w:szCs w:val="24"/>
        </w:rPr>
        <w:t>Institutional Certification:</w:t>
      </w:r>
      <w:r>
        <w:rPr>
          <w:rFonts w:ascii="Arial" w:eastAsia="Arial" w:hAnsi="Arial" w:cs="Arial"/>
          <w:sz w:val="24"/>
          <w:szCs w:val="24"/>
        </w:rPr>
        <w:t xml:space="preserve"> </w:t>
      </w:r>
      <w:r>
        <w:rPr>
          <w:rFonts w:ascii="Arial" w:eastAsia="Arial" w:hAnsi="Arial" w:cs="Arial"/>
          <w:i/>
          <w:iCs/>
          <w:sz w:val="24"/>
          <w:szCs w:val="24"/>
        </w:rPr>
        <w:t>The institution certifies that this proposal has been scrutinized by the Department and the Institutional SPP Coordinator, and is recommended as one of the officially approved project proposals of the institution for submission under the KSCST 50</w:t>
      </w:r>
      <w:r>
        <w:rPr>
          <w:rFonts w:ascii="Arial" w:eastAsia="Arial" w:hAnsi="Arial" w:cs="Arial"/>
          <w:i/>
          <w:iCs/>
          <w:sz w:val="24"/>
          <w:szCs w:val="24"/>
          <w:vertAlign w:val="superscript"/>
        </w:rPr>
        <w:t>th</w:t>
      </w:r>
      <w:r>
        <w:rPr>
          <w:rFonts w:ascii="Arial" w:eastAsia="Arial" w:hAnsi="Arial" w:cs="Arial"/>
          <w:i/>
          <w:iCs/>
          <w:sz w:val="24"/>
          <w:szCs w:val="24"/>
        </w:rPr>
        <w:t xml:space="preserve"> Series Student Project Programme (SPP): 2026 - 2027.</w:t>
      </w:r>
    </w:p>
    <w:p w14:paraId="27B4B097" w14:textId="77777777" w:rsidR="006038CC" w:rsidRDefault="006038CC">
      <w:pPr>
        <w:rPr>
          <w:rFonts w:ascii="Arial" w:eastAsia="Arial" w:hAnsi="Arial" w:cs="Arial"/>
          <w:sz w:val="28"/>
          <w:szCs w:val="28"/>
        </w:rPr>
      </w:pPr>
    </w:p>
    <w:tbl>
      <w:tblPr>
        <w:tblW w:w="9638" w:type="dxa"/>
        <w:tblLayout w:type="fixed"/>
        <w:tblLook w:val="0000" w:firstRow="0" w:lastRow="0" w:firstColumn="0" w:lastColumn="0" w:noHBand="0" w:noVBand="0"/>
        <w:tblPrChange w:id="137" w:author="Other Author" w:date="2026-10-09T06:20:00Z">
          <w:tblPr>
            <w:tblStyle w:val="ab"/>
            <w:tblW w:w="9638" w:type="dxa"/>
            <w:tblLayout w:type="fixed"/>
            <w:tblLook w:val="0000" w:firstRow="0" w:lastRow="0" w:firstColumn="0" w:lastColumn="0" w:noHBand="0" w:noVBand="0"/>
          </w:tblPr>
        </w:tblPrChange>
      </w:tblPr>
      <w:tblGrid>
        <w:gridCol w:w="3401"/>
        <w:gridCol w:w="3119"/>
        <w:gridCol w:w="3118"/>
        <w:tblGridChange w:id="138">
          <w:tblGrid>
            <w:gridCol w:w="3401"/>
            <w:gridCol w:w="3119"/>
            <w:gridCol w:w="3118"/>
          </w:tblGrid>
        </w:tblGridChange>
      </w:tblGrid>
      <w:tr w:rsidR="006038CC" w14:paraId="6E9254EE" w14:textId="77777777">
        <w:tc>
          <w:tcPr>
            <w:tcW w:w="3402" w:type="dxa"/>
            <w:tcPrChange w:id="139" w:author="Other Author" w:date="2026-10-09T06:20:00Z">
              <w:tcPr>
                <w:tcW w:w="3402" w:type="dxa"/>
              </w:tcPr>
            </w:tcPrChange>
          </w:tcPr>
          <w:p w14:paraId="59E74A8D" w14:textId="77777777" w:rsidR="006038CC" w:rsidRDefault="006038CC">
            <w:pPr>
              <w:tabs>
                <w:tab w:val="center" w:pos="2127"/>
                <w:tab w:val="center" w:pos="5529"/>
                <w:tab w:val="center" w:pos="8931"/>
              </w:tabs>
              <w:rPr>
                <w:rFonts w:ascii="Arial" w:eastAsia="Arial" w:hAnsi="Arial" w:cs="Arial"/>
                <w:sz w:val="18"/>
                <w:szCs w:val="18"/>
              </w:rPr>
            </w:pPr>
          </w:p>
        </w:tc>
        <w:tc>
          <w:tcPr>
            <w:tcW w:w="3119" w:type="dxa"/>
            <w:tcPrChange w:id="140" w:author="Other Author" w:date="2026-10-09T06:20:00Z">
              <w:tcPr>
                <w:tcW w:w="3119" w:type="dxa"/>
              </w:tcPr>
            </w:tcPrChange>
          </w:tcPr>
          <w:p w14:paraId="1923D7D2" w14:textId="77777777" w:rsidR="006038CC" w:rsidRDefault="006038CC">
            <w:pPr>
              <w:tabs>
                <w:tab w:val="center" w:pos="2127"/>
                <w:tab w:val="center" w:pos="5529"/>
                <w:tab w:val="center" w:pos="8931"/>
              </w:tabs>
              <w:rPr>
                <w:rFonts w:ascii="Arial" w:eastAsia="Arial" w:hAnsi="Arial" w:cs="Arial"/>
                <w:sz w:val="18"/>
                <w:szCs w:val="18"/>
              </w:rPr>
            </w:pPr>
          </w:p>
        </w:tc>
        <w:tc>
          <w:tcPr>
            <w:tcW w:w="3118" w:type="dxa"/>
            <w:tcPrChange w:id="141" w:author="Other Author" w:date="2026-10-09T06:20:00Z">
              <w:tcPr>
                <w:tcW w:w="3118" w:type="dxa"/>
              </w:tcPr>
            </w:tcPrChange>
          </w:tcPr>
          <w:p w14:paraId="0F1B498A" w14:textId="77777777" w:rsidR="006038CC" w:rsidRDefault="006038CC">
            <w:pPr>
              <w:tabs>
                <w:tab w:val="center" w:pos="2127"/>
                <w:tab w:val="center" w:pos="5529"/>
                <w:tab w:val="center" w:pos="8931"/>
              </w:tabs>
              <w:jc w:val="center"/>
              <w:rPr>
                <w:rFonts w:ascii="Arial" w:eastAsia="Arial" w:hAnsi="Arial" w:cs="Arial"/>
                <w:sz w:val="20"/>
                <w:szCs w:val="20"/>
              </w:rPr>
            </w:pPr>
          </w:p>
          <w:p w14:paraId="24E0FA18" w14:textId="77777777" w:rsidR="006038CC" w:rsidRDefault="00404C5B">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br/>
            </w:r>
          </w:p>
          <w:p w14:paraId="65E71EB8" w14:textId="77777777" w:rsidR="006038CC" w:rsidRDefault="00404C5B">
            <w:pPr>
              <w:tabs>
                <w:tab w:val="center" w:pos="2127"/>
                <w:tab w:val="center" w:pos="5529"/>
                <w:tab w:val="center" w:pos="8931"/>
              </w:tabs>
              <w:jc w:val="center"/>
              <w:rPr>
                <w:rFonts w:ascii="Arial" w:eastAsia="Arial" w:hAnsi="Arial" w:cs="Arial"/>
                <w:sz w:val="18"/>
                <w:szCs w:val="18"/>
              </w:rPr>
            </w:pPr>
            <w:r>
              <w:rPr>
                <w:rFonts w:ascii="Arial" w:eastAsia="Arial" w:hAnsi="Arial" w:cs="Arial"/>
                <w:b/>
                <w:bCs/>
                <w:sz w:val="20"/>
                <w:szCs w:val="20"/>
              </w:rPr>
              <w:t>(Signature of the Principal with Seal)</w:t>
            </w:r>
          </w:p>
        </w:tc>
      </w:tr>
      <w:tr w:rsidR="006038CC" w14:paraId="214A5583" w14:textId="77777777">
        <w:tc>
          <w:tcPr>
            <w:tcW w:w="3402" w:type="dxa"/>
            <w:tcPrChange w:id="142" w:author="Other Author" w:date="2026-10-09T06:20:00Z">
              <w:tcPr>
                <w:tcW w:w="3402" w:type="dxa"/>
              </w:tcPr>
            </w:tcPrChange>
          </w:tcPr>
          <w:p w14:paraId="7ED1115D" w14:textId="77777777" w:rsidR="006038CC" w:rsidRDefault="006038CC">
            <w:pPr>
              <w:tabs>
                <w:tab w:val="center" w:pos="2127"/>
                <w:tab w:val="center" w:pos="5529"/>
                <w:tab w:val="center" w:pos="8931"/>
              </w:tabs>
              <w:rPr>
                <w:rFonts w:ascii="Arial" w:eastAsia="Arial" w:hAnsi="Arial" w:cs="Arial"/>
                <w:sz w:val="18"/>
                <w:szCs w:val="18"/>
              </w:rPr>
            </w:pPr>
          </w:p>
        </w:tc>
        <w:tc>
          <w:tcPr>
            <w:tcW w:w="3119" w:type="dxa"/>
            <w:tcPrChange w:id="143" w:author="Other Author" w:date="2026-10-09T06:20:00Z">
              <w:tcPr>
                <w:tcW w:w="3119" w:type="dxa"/>
              </w:tcPr>
            </w:tcPrChange>
          </w:tcPr>
          <w:p w14:paraId="359413FF" w14:textId="77777777" w:rsidR="006038CC" w:rsidRDefault="006038CC">
            <w:pPr>
              <w:tabs>
                <w:tab w:val="center" w:pos="2127"/>
                <w:tab w:val="center" w:pos="5529"/>
                <w:tab w:val="center" w:pos="8931"/>
              </w:tabs>
              <w:rPr>
                <w:rFonts w:ascii="Arial" w:eastAsia="Arial" w:hAnsi="Arial" w:cs="Arial"/>
                <w:sz w:val="18"/>
                <w:szCs w:val="18"/>
              </w:rPr>
            </w:pPr>
          </w:p>
        </w:tc>
        <w:tc>
          <w:tcPr>
            <w:tcW w:w="3118" w:type="dxa"/>
            <w:tcPrChange w:id="144" w:author="Other Author" w:date="2026-10-09T06:20:00Z">
              <w:tcPr>
                <w:tcW w:w="3118" w:type="dxa"/>
              </w:tcPr>
            </w:tcPrChange>
          </w:tcPr>
          <w:p w14:paraId="0CCFF72E" w14:textId="77777777" w:rsidR="006038CC" w:rsidRDefault="00404C5B">
            <w:pPr>
              <w:tabs>
                <w:tab w:val="center" w:pos="2127"/>
                <w:tab w:val="center" w:pos="5529"/>
                <w:tab w:val="center" w:pos="8931"/>
              </w:tabs>
              <w:rPr>
                <w:rFonts w:ascii="Arial" w:eastAsia="Arial" w:hAnsi="Arial" w:cs="Arial"/>
                <w:sz w:val="18"/>
                <w:szCs w:val="18"/>
              </w:rPr>
            </w:pPr>
            <w:r>
              <w:rPr>
                <w:rFonts w:ascii="Arial" w:eastAsia="Arial" w:hAnsi="Arial" w:cs="Arial"/>
                <w:b/>
                <w:bCs/>
                <w:sz w:val="18"/>
                <w:szCs w:val="18"/>
              </w:rPr>
              <w:t>Email id:</w:t>
            </w:r>
          </w:p>
        </w:tc>
      </w:tr>
      <w:tr w:rsidR="006038CC" w14:paraId="00F49D54" w14:textId="77777777">
        <w:tc>
          <w:tcPr>
            <w:tcW w:w="3402" w:type="dxa"/>
            <w:tcPrChange w:id="145" w:author="Other Author" w:date="2026-10-09T06:20:00Z">
              <w:tcPr>
                <w:tcW w:w="3402" w:type="dxa"/>
              </w:tcPr>
            </w:tcPrChange>
          </w:tcPr>
          <w:p w14:paraId="3BBF461A" w14:textId="77777777" w:rsidR="006038CC" w:rsidRDefault="006038CC">
            <w:pPr>
              <w:tabs>
                <w:tab w:val="center" w:pos="2127"/>
                <w:tab w:val="center" w:pos="5529"/>
                <w:tab w:val="center" w:pos="8931"/>
              </w:tabs>
              <w:rPr>
                <w:rFonts w:ascii="Arial" w:eastAsia="Arial" w:hAnsi="Arial" w:cs="Arial"/>
                <w:sz w:val="18"/>
                <w:szCs w:val="18"/>
              </w:rPr>
            </w:pPr>
          </w:p>
        </w:tc>
        <w:tc>
          <w:tcPr>
            <w:tcW w:w="3119" w:type="dxa"/>
            <w:tcPrChange w:id="146" w:author="Other Author" w:date="2026-10-09T06:20:00Z">
              <w:tcPr>
                <w:tcW w:w="3119" w:type="dxa"/>
              </w:tcPr>
            </w:tcPrChange>
          </w:tcPr>
          <w:p w14:paraId="33F1202C" w14:textId="77777777" w:rsidR="006038CC" w:rsidRDefault="006038CC">
            <w:pPr>
              <w:tabs>
                <w:tab w:val="center" w:pos="2127"/>
                <w:tab w:val="center" w:pos="5529"/>
                <w:tab w:val="center" w:pos="8931"/>
              </w:tabs>
              <w:rPr>
                <w:rFonts w:ascii="Arial" w:eastAsia="Arial" w:hAnsi="Arial" w:cs="Arial"/>
                <w:sz w:val="18"/>
                <w:szCs w:val="18"/>
              </w:rPr>
            </w:pPr>
          </w:p>
        </w:tc>
        <w:tc>
          <w:tcPr>
            <w:tcW w:w="3118" w:type="dxa"/>
            <w:tcPrChange w:id="147" w:author="Other Author" w:date="2026-10-09T06:20:00Z">
              <w:tcPr>
                <w:tcW w:w="3118" w:type="dxa"/>
              </w:tcPr>
            </w:tcPrChange>
          </w:tcPr>
          <w:p w14:paraId="446C11D3" w14:textId="77777777" w:rsidR="006038CC" w:rsidRDefault="00404C5B">
            <w:pPr>
              <w:tabs>
                <w:tab w:val="center" w:pos="2127"/>
                <w:tab w:val="center" w:pos="5529"/>
                <w:tab w:val="center" w:pos="8931"/>
              </w:tabs>
              <w:rPr>
                <w:rFonts w:ascii="Arial" w:eastAsia="Arial" w:hAnsi="Arial" w:cs="Arial"/>
                <w:sz w:val="18"/>
                <w:szCs w:val="18"/>
              </w:rPr>
            </w:pPr>
            <w:r>
              <w:rPr>
                <w:rFonts w:ascii="Arial" w:eastAsia="Arial" w:hAnsi="Arial" w:cs="Arial"/>
                <w:b/>
                <w:bCs/>
                <w:sz w:val="18"/>
                <w:szCs w:val="18"/>
              </w:rPr>
              <w:t>Contact No.:</w:t>
            </w:r>
          </w:p>
        </w:tc>
      </w:tr>
    </w:tbl>
    <w:p w14:paraId="4344528B" w14:textId="77777777" w:rsidR="006038CC" w:rsidRDefault="00404C5B">
      <w:pPr>
        <w:spacing w:after="0"/>
        <w:jc w:val="center"/>
        <w:rPr>
          <w:rFonts w:ascii="Arial" w:eastAsia="Arial" w:hAnsi="Arial" w:cs="Arial"/>
          <w:sz w:val="28"/>
          <w:szCs w:val="28"/>
        </w:rPr>
      </w:pPr>
      <w:r>
        <w:br w:type="page"/>
      </w:r>
      <w:r>
        <w:rPr>
          <w:rFonts w:ascii="Arial" w:eastAsia="Arial" w:hAnsi="Arial" w:cs="Arial"/>
          <w:b/>
          <w:bCs/>
          <w:sz w:val="28"/>
          <w:szCs w:val="28"/>
        </w:rPr>
        <w:lastRenderedPageBreak/>
        <w:t xml:space="preserve">DETAILS OF PROCESSING FEES MADE THROUGH </w:t>
      </w:r>
      <w:r>
        <w:rPr>
          <w:rFonts w:ascii="Arial" w:eastAsia="Arial" w:hAnsi="Arial" w:cs="Arial"/>
          <w:b/>
          <w:bCs/>
          <w:sz w:val="28"/>
          <w:szCs w:val="28"/>
        </w:rPr>
        <w:br/>
        <w:t>NEFT / UPI PAYMENT</w:t>
      </w:r>
    </w:p>
    <w:p w14:paraId="2F1F6CB9" w14:textId="77777777" w:rsidR="006038CC" w:rsidRDefault="00404C5B">
      <w:pPr>
        <w:tabs>
          <w:tab w:val="left" w:pos="869"/>
          <w:tab w:val="center" w:pos="5386"/>
        </w:tabs>
        <w:spacing w:before="240" w:after="0" w:line="276" w:lineRule="auto"/>
        <w:rPr>
          <w:rFonts w:ascii="Arial" w:eastAsia="Arial" w:hAnsi="Arial" w:cs="Arial"/>
        </w:rPr>
      </w:pPr>
      <w:r>
        <w:rPr>
          <w:rFonts w:ascii="Arial" w:eastAsia="Arial" w:hAnsi="Arial" w:cs="Arial"/>
        </w:rPr>
        <w:t>(</w:t>
      </w:r>
      <w:r>
        <w:rPr>
          <w:rFonts w:ascii="Arial" w:eastAsia="Arial" w:hAnsi="Arial" w:cs="Arial"/>
          <w:b/>
          <w:bCs/>
        </w:rPr>
        <w:t>Note:</w:t>
      </w:r>
      <w:r>
        <w:rPr>
          <w:rFonts w:ascii="Arial" w:eastAsia="Arial" w:hAnsi="Arial" w:cs="Arial"/>
        </w:rPr>
        <w:t xml:space="preserve"> Include this page in the softcopy of the student project proposal. The student team shall furnish the details in the Google Form. It is informed to the students to 1) keep ready the softcopy of the project proposal and other documents and 2) Furnish the payment made details as processing fees and 3) update the details in the Google Form on the same day of payment made to KSCST by NEFT / UPI payment).</w:t>
      </w:r>
    </w:p>
    <w:p w14:paraId="639ACC6C" w14:textId="77777777" w:rsidR="006038CC" w:rsidRDefault="00404C5B">
      <w:pPr>
        <w:tabs>
          <w:tab w:val="left" w:pos="869"/>
          <w:tab w:val="center" w:pos="5386"/>
        </w:tabs>
        <w:spacing w:before="240" w:after="0" w:line="276" w:lineRule="auto"/>
        <w:rPr>
          <w:rFonts w:ascii="Arial" w:eastAsia="Arial" w:hAnsi="Arial" w:cs="Arial"/>
        </w:rPr>
      </w:pPr>
      <w:r>
        <w:rPr>
          <w:rFonts w:ascii="Arial" w:eastAsia="Arial" w:hAnsi="Arial" w:cs="Arial"/>
        </w:rPr>
        <w:t>For finance related queries, please contact KSCST accounts section: 080 – 23341652, 23348849, email: finance@kscst.org.in</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Change w:id="148" w:author="Other Author" w:date="2026-10-09T06:20:00Z">
          <w:tblPr>
            <w:tblStyle w:val="ac"/>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PrChange>
      </w:tblPr>
      <w:tblGrid>
        <w:gridCol w:w="3845"/>
        <w:gridCol w:w="301"/>
        <w:gridCol w:w="5493"/>
        <w:tblGridChange w:id="149">
          <w:tblGrid>
            <w:gridCol w:w="3845"/>
            <w:gridCol w:w="301"/>
            <w:gridCol w:w="5493"/>
          </w:tblGrid>
        </w:tblGridChange>
      </w:tblGrid>
      <w:tr w:rsidR="006038CC" w14:paraId="5A87B9A7" w14:textId="77777777">
        <w:tc>
          <w:tcPr>
            <w:tcW w:w="3845" w:type="dxa"/>
            <w:tcPrChange w:id="150" w:author="Other Author" w:date="2026-10-09T06:20:00Z">
              <w:tcPr>
                <w:tcW w:w="3845" w:type="dxa"/>
              </w:tcPr>
            </w:tcPrChange>
          </w:tcPr>
          <w:p w14:paraId="44A1358F" w14:textId="77777777" w:rsidR="006038CC" w:rsidRDefault="00404C5B">
            <w:pPr>
              <w:widowControl/>
              <w:numPr>
                <w:ilvl w:val="0"/>
                <w:numId w:val="38"/>
              </w:numPr>
              <w:pBdr>
                <w:top w:val="nil"/>
                <w:left w:val="nil"/>
                <w:bottom w:val="nil"/>
                <w:right w:val="nil"/>
                <w:between w:val="nil"/>
              </w:pBdr>
              <w:jc w:val="left"/>
              <w:rPr>
                <w:rFonts w:ascii="Arial" w:eastAsia="Arial" w:hAnsi="Arial" w:cs="Arial"/>
                <w:color w:val="000000"/>
                <w:sz w:val="24"/>
                <w:szCs w:val="24"/>
              </w:rPr>
              <w:pPrChange w:id="151" w:author="Other Author" w:date="2026-10-09T06:20:00Z">
                <w:pPr>
                  <w:widowControl/>
                  <w:numPr>
                    <w:numId w:val="12"/>
                  </w:numPr>
                  <w:pBdr>
                    <w:top w:val="nil"/>
                    <w:left w:val="nil"/>
                    <w:bottom w:val="nil"/>
                    <w:right w:val="nil"/>
                    <w:between w:val="nil"/>
                  </w:pBdr>
                  <w:ind w:left="360" w:hanging="360"/>
                  <w:jc w:val="left"/>
                </w:pPr>
              </w:pPrChange>
            </w:pPr>
            <w:r>
              <w:rPr>
                <w:rFonts w:ascii="Arial" w:eastAsia="Arial" w:hAnsi="Arial" w:cs="Arial"/>
                <w:color w:val="000000"/>
                <w:sz w:val="24"/>
                <w:szCs w:val="24"/>
              </w:rPr>
              <w:t>TITLE OF THE PROJECT</w:t>
            </w:r>
          </w:p>
        </w:tc>
        <w:tc>
          <w:tcPr>
            <w:tcW w:w="301" w:type="dxa"/>
            <w:tcPrChange w:id="152" w:author="Other Author" w:date="2026-10-09T06:20:00Z">
              <w:tcPr>
                <w:tcW w:w="301" w:type="dxa"/>
              </w:tcPr>
            </w:tcPrChange>
          </w:tcPr>
          <w:p w14:paraId="77907F1F"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53" w:author="Other Author" w:date="2026-10-09T06:20:00Z">
              <w:tcPr>
                <w:tcW w:w="5493" w:type="dxa"/>
              </w:tcPr>
            </w:tcPrChange>
          </w:tcPr>
          <w:p w14:paraId="7D69AFBC" w14:textId="77777777" w:rsidR="006038CC" w:rsidRDefault="00E057FD">
            <w:pPr>
              <w:rPr>
                <w:rFonts w:ascii="Arial" w:eastAsia="Arial" w:hAnsi="Arial" w:cs="Arial"/>
                <w:sz w:val="24"/>
                <w:szCs w:val="24"/>
              </w:rPr>
            </w:pPr>
            <w:r w:rsidRPr="00404C5B">
              <w:rPr>
                <w:rFonts w:ascii="Arial" w:hAnsi="Arial" w:cs="Arial"/>
                <w:sz w:val="24"/>
                <w:szCs w:val="24"/>
              </w:rPr>
              <w:t>SELF-CALIBRATING MULTI-MODAL EDGE AI NODE FOR INDUSTRIAL MACHINE ANOMALY DETECTION</w:t>
            </w:r>
            <w:r w:rsidR="00404C5B">
              <w:rPr>
                <w:rFonts w:ascii="Arial" w:eastAsia="Arial" w:hAnsi="Arial" w:cs="Arial"/>
                <w:sz w:val="24"/>
                <w:szCs w:val="24"/>
              </w:rPr>
              <w:br/>
            </w:r>
          </w:p>
        </w:tc>
      </w:tr>
      <w:tr w:rsidR="006038CC" w14:paraId="557ED79E" w14:textId="77777777">
        <w:tc>
          <w:tcPr>
            <w:tcW w:w="3845" w:type="dxa"/>
            <w:tcPrChange w:id="154" w:author="Other Author" w:date="2026-10-09T06:20:00Z">
              <w:tcPr>
                <w:tcW w:w="3845" w:type="dxa"/>
              </w:tcPr>
            </w:tcPrChange>
          </w:tcPr>
          <w:p w14:paraId="23EA2D56" w14:textId="77777777" w:rsidR="006038CC" w:rsidRDefault="00404C5B">
            <w:pPr>
              <w:widowControl/>
              <w:numPr>
                <w:ilvl w:val="0"/>
                <w:numId w:val="38"/>
              </w:numPr>
              <w:pBdr>
                <w:top w:val="nil"/>
                <w:left w:val="nil"/>
                <w:bottom w:val="nil"/>
                <w:right w:val="nil"/>
                <w:between w:val="nil"/>
              </w:pBdr>
              <w:jc w:val="left"/>
              <w:rPr>
                <w:rFonts w:ascii="Arial" w:eastAsia="Arial" w:hAnsi="Arial" w:cs="Arial"/>
                <w:color w:val="000000"/>
                <w:sz w:val="24"/>
                <w:szCs w:val="24"/>
              </w:rPr>
              <w:pPrChange w:id="155" w:author="Other Author" w:date="2026-10-09T06:20:00Z">
                <w:pPr>
                  <w:widowControl/>
                  <w:numPr>
                    <w:numId w:val="12"/>
                  </w:numPr>
                  <w:pBdr>
                    <w:top w:val="nil"/>
                    <w:left w:val="nil"/>
                    <w:bottom w:val="nil"/>
                    <w:right w:val="nil"/>
                    <w:between w:val="nil"/>
                  </w:pBdr>
                  <w:ind w:left="360" w:hanging="360"/>
                  <w:jc w:val="left"/>
                </w:pPr>
              </w:pPrChange>
            </w:pPr>
            <w:r>
              <w:rPr>
                <w:rFonts w:ascii="Arial" w:eastAsia="Arial" w:hAnsi="Arial" w:cs="Arial"/>
                <w:color w:val="000000"/>
                <w:sz w:val="24"/>
                <w:szCs w:val="24"/>
              </w:rPr>
              <w:t>NAME OF THE TEAM LEADER</w:t>
            </w:r>
          </w:p>
        </w:tc>
        <w:tc>
          <w:tcPr>
            <w:tcW w:w="301" w:type="dxa"/>
            <w:tcPrChange w:id="156" w:author="Other Author" w:date="2026-10-09T06:20:00Z">
              <w:tcPr>
                <w:tcW w:w="301" w:type="dxa"/>
              </w:tcPr>
            </w:tcPrChange>
          </w:tcPr>
          <w:p w14:paraId="69DA04C5"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57" w:author="Other Author" w:date="2026-10-09T06:20:00Z">
              <w:tcPr>
                <w:tcW w:w="5493" w:type="dxa"/>
              </w:tcPr>
            </w:tcPrChange>
          </w:tcPr>
          <w:p w14:paraId="6BF5F32C" w14:textId="77777777" w:rsidR="006038CC" w:rsidRDefault="00E057FD">
            <w:pPr>
              <w:rPr>
                <w:rFonts w:ascii="Arial" w:eastAsia="Arial" w:hAnsi="Arial" w:cs="Arial"/>
                <w:sz w:val="24"/>
                <w:szCs w:val="24"/>
              </w:rPr>
            </w:pPr>
            <w:r>
              <w:rPr>
                <w:rFonts w:ascii="Arial" w:eastAsia="Arial" w:hAnsi="Arial" w:cs="Arial"/>
                <w:sz w:val="24"/>
                <w:szCs w:val="24"/>
              </w:rPr>
              <w:t>NIKITHA D</w:t>
            </w:r>
          </w:p>
        </w:tc>
      </w:tr>
      <w:tr w:rsidR="006038CC" w14:paraId="5FDE3CC3" w14:textId="77777777">
        <w:tc>
          <w:tcPr>
            <w:tcW w:w="3845" w:type="dxa"/>
            <w:tcPrChange w:id="158" w:author="Other Author" w:date="2026-10-09T06:20:00Z">
              <w:tcPr>
                <w:tcW w:w="3845" w:type="dxa"/>
              </w:tcPr>
            </w:tcPrChange>
          </w:tcPr>
          <w:p w14:paraId="7E22B351" w14:textId="77777777" w:rsidR="006038CC" w:rsidRDefault="00404C5B">
            <w:pPr>
              <w:widowControl/>
              <w:numPr>
                <w:ilvl w:val="0"/>
                <w:numId w:val="38"/>
              </w:numPr>
              <w:pBdr>
                <w:top w:val="nil"/>
                <w:left w:val="nil"/>
                <w:bottom w:val="nil"/>
                <w:right w:val="nil"/>
                <w:between w:val="nil"/>
              </w:pBdr>
              <w:jc w:val="left"/>
              <w:rPr>
                <w:rFonts w:ascii="Arial" w:eastAsia="Arial" w:hAnsi="Arial" w:cs="Arial"/>
                <w:color w:val="000000"/>
                <w:sz w:val="24"/>
                <w:szCs w:val="24"/>
              </w:rPr>
              <w:pPrChange w:id="159" w:author="Other Author" w:date="2026-10-09T06:20:00Z">
                <w:pPr>
                  <w:widowControl/>
                  <w:numPr>
                    <w:numId w:val="12"/>
                  </w:numPr>
                  <w:pBdr>
                    <w:top w:val="nil"/>
                    <w:left w:val="nil"/>
                    <w:bottom w:val="nil"/>
                    <w:right w:val="nil"/>
                    <w:between w:val="nil"/>
                  </w:pBdr>
                  <w:ind w:left="360" w:hanging="360"/>
                  <w:jc w:val="left"/>
                </w:pPr>
              </w:pPrChange>
            </w:pPr>
            <w:r>
              <w:rPr>
                <w:rFonts w:ascii="Arial" w:eastAsia="Arial" w:hAnsi="Arial" w:cs="Arial"/>
                <w:color w:val="000000"/>
                <w:sz w:val="24"/>
                <w:szCs w:val="24"/>
              </w:rPr>
              <w:t>EMAIL ID</w:t>
            </w:r>
          </w:p>
        </w:tc>
        <w:tc>
          <w:tcPr>
            <w:tcW w:w="301" w:type="dxa"/>
            <w:tcPrChange w:id="160" w:author="Other Author" w:date="2026-10-09T06:20:00Z">
              <w:tcPr>
                <w:tcW w:w="301" w:type="dxa"/>
              </w:tcPr>
            </w:tcPrChange>
          </w:tcPr>
          <w:p w14:paraId="14463259"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61" w:author="Other Author" w:date="2026-10-09T06:20:00Z">
              <w:tcPr>
                <w:tcW w:w="5493" w:type="dxa"/>
              </w:tcPr>
            </w:tcPrChange>
          </w:tcPr>
          <w:p w14:paraId="640646FD" w14:textId="77777777" w:rsidR="006038CC" w:rsidRDefault="00E057FD">
            <w:pPr>
              <w:rPr>
                <w:rFonts w:ascii="Arial" w:eastAsia="Arial" w:hAnsi="Arial" w:cs="Arial"/>
                <w:sz w:val="24"/>
                <w:szCs w:val="24"/>
              </w:rPr>
            </w:pPr>
            <w:r>
              <w:rPr>
                <w:rFonts w:ascii="Arial" w:eastAsia="Arial" w:hAnsi="Arial" w:cs="Arial"/>
                <w:sz w:val="24"/>
                <w:szCs w:val="24"/>
              </w:rPr>
              <w:t>eng23cs0384@dsu.edu.in</w:t>
            </w:r>
          </w:p>
        </w:tc>
      </w:tr>
      <w:tr w:rsidR="006038CC" w14:paraId="311AD7B1" w14:textId="77777777">
        <w:tc>
          <w:tcPr>
            <w:tcW w:w="3845" w:type="dxa"/>
            <w:tcPrChange w:id="162" w:author="Other Author" w:date="2026-10-09T06:20:00Z">
              <w:tcPr>
                <w:tcW w:w="3845" w:type="dxa"/>
              </w:tcPr>
            </w:tcPrChange>
          </w:tcPr>
          <w:p w14:paraId="6BCDF169" w14:textId="77777777" w:rsidR="006038CC" w:rsidRDefault="00404C5B">
            <w:pPr>
              <w:widowControl/>
              <w:numPr>
                <w:ilvl w:val="0"/>
                <w:numId w:val="38"/>
              </w:numPr>
              <w:pBdr>
                <w:top w:val="nil"/>
                <w:left w:val="nil"/>
                <w:bottom w:val="nil"/>
                <w:right w:val="nil"/>
                <w:between w:val="nil"/>
              </w:pBdr>
              <w:jc w:val="left"/>
              <w:rPr>
                <w:rFonts w:ascii="Arial" w:eastAsia="Arial" w:hAnsi="Arial" w:cs="Arial"/>
                <w:color w:val="000000"/>
                <w:sz w:val="24"/>
                <w:szCs w:val="24"/>
              </w:rPr>
              <w:pPrChange w:id="163" w:author="Other Author" w:date="2026-10-09T06:20:00Z">
                <w:pPr>
                  <w:widowControl/>
                  <w:numPr>
                    <w:numId w:val="12"/>
                  </w:numPr>
                  <w:pBdr>
                    <w:top w:val="nil"/>
                    <w:left w:val="nil"/>
                    <w:bottom w:val="nil"/>
                    <w:right w:val="nil"/>
                    <w:between w:val="nil"/>
                  </w:pBdr>
                  <w:ind w:left="360" w:hanging="360"/>
                  <w:jc w:val="left"/>
                </w:pPr>
              </w:pPrChange>
            </w:pPr>
            <w:r>
              <w:rPr>
                <w:rFonts w:ascii="Arial" w:eastAsia="Arial" w:hAnsi="Arial" w:cs="Arial"/>
                <w:color w:val="000000"/>
                <w:sz w:val="24"/>
                <w:szCs w:val="24"/>
              </w:rPr>
              <w:t>CONTACT MOBILE NO.</w:t>
            </w:r>
          </w:p>
        </w:tc>
        <w:tc>
          <w:tcPr>
            <w:tcW w:w="301" w:type="dxa"/>
            <w:tcPrChange w:id="164" w:author="Other Author" w:date="2026-10-09T06:20:00Z">
              <w:tcPr>
                <w:tcW w:w="301" w:type="dxa"/>
              </w:tcPr>
            </w:tcPrChange>
          </w:tcPr>
          <w:p w14:paraId="56B32A8D"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65" w:author="Other Author" w:date="2026-10-09T06:20:00Z">
              <w:tcPr>
                <w:tcW w:w="5493" w:type="dxa"/>
              </w:tcPr>
            </w:tcPrChange>
          </w:tcPr>
          <w:p w14:paraId="32744228" w14:textId="77777777" w:rsidR="006038CC" w:rsidRDefault="00E057FD">
            <w:pPr>
              <w:rPr>
                <w:rFonts w:ascii="Arial" w:eastAsia="Arial" w:hAnsi="Arial" w:cs="Arial"/>
                <w:sz w:val="24"/>
                <w:szCs w:val="24"/>
              </w:rPr>
            </w:pPr>
            <w:r>
              <w:rPr>
                <w:rFonts w:ascii="Arial" w:eastAsia="Arial" w:hAnsi="Arial" w:cs="Arial"/>
                <w:sz w:val="24"/>
                <w:szCs w:val="24"/>
              </w:rPr>
              <w:t>+91 8050120456</w:t>
            </w:r>
          </w:p>
        </w:tc>
      </w:tr>
    </w:tbl>
    <w:p w14:paraId="6DD16F00" w14:textId="77777777" w:rsidR="006038CC" w:rsidRDefault="00404C5B">
      <w:pPr>
        <w:jc w:val="center"/>
        <w:rPr>
          <w:rFonts w:ascii="Arial" w:eastAsia="Arial" w:hAnsi="Arial" w:cs="Arial"/>
        </w:rPr>
      </w:pPr>
      <w:r>
        <w:rPr>
          <w:rFonts w:ascii="Arial" w:eastAsia="Arial" w:hAnsi="Arial" w:cs="Arial"/>
          <w:b/>
          <w:bCs/>
        </w:rPr>
        <w:t>PAYMENT MADE DETAILS</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Change w:id="166" w:author="Other Author" w:date="2026-10-09T06:20:00Z">
          <w:tblPr>
            <w:tblStyle w:val="ad"/>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PrChange>
      </w:tblPr>
      <w:tblGrid>
        <w:gridCol w:w="3845"/>
        <w:gridCol w:w="301"/>
        <w:gridCol w:w="5493"/>
        <w:tblGridChange w:id="167">
          <w:tblGrid>
            <w:gridCol w:w="3845"/>
            <w:gridCol w:w="301"/>
            <w:gridCol w:w="5493"/>
          </w:tblGrid>
        </w:tblGridChange>
      </w:tblGrid>
      <w:tr w:rsidR="006038CC" w14:paraId="359D0950" w14:textId="77777777">
        <w:tc>
          <w:tcPr>
            <w:tcW w:w="3845" w:type="dxa"/>
            <w:tcPrChange w:id="168" w:author="Other Author" w:date="2026-10-09T06:20:00Z">
              <w:tcPr>
                <w:tcW w:w="3845" w:type="dxa"/>
              </w:tcPr>
            </w:tcPrChange>
          </w:tcPr>
          <w:p w14:paraId="169C3AB4" w14:textId="77777777" w:rsidR="006038CC" w:rsidRDefault="00404C5B">
            <w:pPr>
              <w:widowControl/>
              <w:numPr>
                <w:ilvl w:val="0"/>
                <w:numId w:val="38"/>
              </w:numPr>
              <w:pBdr>
                <w:top w:val="nil"/>
                <w:left w:val="nil"/>
                <w:bottom w:val="nil"/>
                <w:right w:val="nil"/>
                <w:between w:val="nil"/>
              </w:pBdr>
              <w:jc w:val="left"/>
              <w:rPr>
                <w:rFonts w:ascii="Arial" w:eastAsia="Arial" w:hAnsi="Arial" w:cs="Arial"/>
                <w:color w:val="000000"/>
                <w:sz w:val="24"/>
                <w:szCs w:val="24"/>
              </w:rPr>
              <w:pPrChange w:id="169" w:author="Other Author" w:date="2026-10-09T06:20:00Z">
                <w:pPr>
                  <w:widowControl/>
                  <w:numPr>
                    <w:numId w:val="12"/>
                  </w:numPr>
                  <w:pBdr>
                    <w:top w:val="nil"/>
                    <w:left w:val="nil"/>
                    <w:bottom w:val="nil"/>
                    <w:right w:val="nil"/>
                    <w:between w:val="nil"/>
                  </w:pBdr>
                  <w:ind w:left="360" w:hanging="360"/>
                  <w:jc w:val="left"/>
                </w:pPr>
              </w:pPrChange>
            </w:pPr>
            <w:r>
              <w:rPr>
                <w:rFonts w:ascii="Arial" w:eastAsia="Arial" w:hAnsi="Arial" w:cs="Arial"/>
                <w:color w:val="000000"/>
                <w:sz w:val="24"/>
                <w:szCs w:val="24"/>
              </w:rPr>
              <w:t>BANK REF. NO. / UTR NO. / UPI No. (12 digits)</w:t>
            </w:r>
          </w:p>
        </w:tc>
        <w:tc>
          <w:tcPr>
            <w:tcW w:w="301" w:type="dxa"/>
            <w:tcPrChange w:id="170" w:author="Other Author" w:date="2026-10-09T06:20:00Z">
              <w:tcPr>
                <w:tcW w:w="301" w:type="dxa"/>
              </w:tcPr>
            </w:tcPrChange>
          </w:tcPr>
          <w:p w14:paraId="0284CDDB"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71" w:author="Other Author" w:date="2026-10-09T06:20:00Z">
              <w:tcPr>
                <w:tcW w:w="5493" w:type="dxa"/>
              </w:tcPr>
            </w:tcPrChange>
          </w:tcPr>
          <w:p w14:paraId="3BDA0275" w14:textId="0353D5D9" w:rsidR="006038CC" w:rsidRDefault="00EB719E">
            <w:pPr>
              <w:rPr>
                <w:rFonts w:ascii="Arial" w:eastAsia="Arial" w:hAnsi="Arial" w:cs="Arial"/>
                <w:sz w:val="24"/>
                <w:szCs w:val="24"/>
              </w:rPr>
            </w:pPr>
            <w:r>
              <w:rPr>
                <w:rFonts w:ascii="Arial" w:eastAsia="Arial" w:hAnsi="Arial" w:cs="Arial"/>
                <w:sz w:val="24"/>
                <w:szCs w:val="24"/>
              </w:rPr>
              <w:t>534376077274</w:t>
            </w:r>
          </w:p>
        </w:tc>
      </w:tr>
      <w:tr w:rsidR="006038CC" w14:paraId="73EE5910" w14:textId="77777777">
        <w:tc>
          <w:tcPr>
            <w:tcW w:w="3845" w:type="dxa"/>
            <w:tcPrChange w:id="172" w:author="Other Author" w:date="2026-10-09T06:20:00Z">
              <w:tcPr>
                <w:tcW w:w="3845" w:type="dxa"/>
              </w:tcPr>
            </w:tcPrChange>
          </w:tcPr>
          <w:p w14:paraId="647B257E" w14:textId="77777777" w:rsidR="006038CC" w:rsidRDefault="00404C5B">
            <w:pPr>
              <w:widowControl/>
              <w:numPr>
                <w:ilvl w:val="0"/>
                <w:numId w:val="38"/>
              </w:numPr>
              <w:pBdr>
                <w:top w:val="nil"/>
                <w:left w:val="nil"/>
                <w:bottom w:val="nil"/>
                <w:right w:val="nil"/>
                <w:between w:val="nil"/>
              </w:pBdr>
              <w:jc w:val="left"/>
              <w:rPr>
                <w:rFonts w:ascii="Arial" w:eastAsia="Arial" w:hAnsi="Arial" w:cs="Arial"/>
                <w:color w:val="000000"/>
                <w:sz w:val="24"/>
                <w:szCs w:val="24"/>
              </w:rPr>
              <w:pPrChange w:id="173" w:author="Other Author" w:date="2026-10-09T06:20:00Z">
                <w:pPr>
                  <w:widowControl/>
                  <w:numPr>
                    <w:numId w:val="12"/>
                  </w:numPr>
                  <w:pBdr>
                    <w:top w:val="nil"/>
                    <w:left w:val="nil"/>
                    <w:bottom w:val="nil"/>
                    <w:right w:val="nil"/>
                    <w:between w:val="nil"/>
                  </w:pBdr>
                  <w:ind w:left="360" w:hanging="360"/>
                  <w:jc w:val="left"/>
                </w:pPr>
              </w:pPrChange>
            </w:pPr>
            <w:r>
              <w:rPr>
                <w:rFonts w:ascii="Arial" w:eastAsia="Arial" w:hAnsi="Arial" w:cs="Arial"/>
                <w:color w:val="000000"/>
                <w:sz w:val="24"/>
                <w:szCs w:val="24"/>
              </w:rPr>
              <w:t xml:space="preserve">TRANSACTION ID </w:t>
            </w:r>
          </w:p>
        </w:tc>
        <w:tc>
          <w:tcPr>
            <w:tcW w:w="301" w:type="dxa"/>
            <w:tcPrChange w:id="174" w:author="Other Author" w:date="2026-10-09T06:20:00Z">
              <w:tcPr>
                <w:tcW w:w="301" w:type="dxa"/>
              </w:tcPr>
            </w:tcPrChange>
          </w:tcPr>
          <w:p w14:paraId="635A2E09"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75" w:author="Other Author" w:date="2026-10-09T06:20:00Z">
              <w:tcPr>
                <w:tcW w:w="5493" w:type="dxa"/>
              </w:tcPr>
            </w:tcPrChange>
          </w:tcPr>
          <w:p w14:paraId="15A4F241" w14:textId="0E1F3984" w:rsidR="006038CC" w:rsidRDefault="00EB719E">
            <w:pPr>
              <w:rPr>
                <w:rFonts w:ascii="Arial" w:eastAsia="Arial" w:hAnsi="Arial" w:cs="Arial"/>
                <w:sz w:val="24"/>
                <w:szCs w:val="24"/>
              </w:rPr>
            </w:pPr>
            <w:r>
              <w:rPr>
                <w:rFonts w:ascii="Arial" w:eastAsia="Arial" w:hAnsi="Arial" w:cs="Arial"/>
                <w:sz w:val="24"/>
                <w:szCs w:val="24"/>
              </w:rPr>
              <w:t>T2610161225039480881123</w:t>
            </w:r>
          </w:p>
        </w:tc>
      </w:tr>
      <w:tr w:rsidR="006038CC" w14:paraId="7E42A066" w14:textId="77777777">
        <w:trPr>
          <w:trHeight w:val="351"/>
          <w:trPrChange w:id="176" w:author="Other Author" w:date="2026-10-09T06:20:00Z">
            <w:trPr>
              <w:trHeight w:val="351"/>
            </w:trPr>
          </w:trPrChange>
        </w:trPr>
        <w:tc>
          <w:tcPr>
            <w:tcW w:w="3845" w:type="dxa"/>
            <w:tcPrChange w:id="177" w:author="Other Author" w:date="2026-10-09T06:20:00Z">
              <w:tcPr>
                <w:tcW w:w="3845" w:type="dxa"/>
              </w:tcPr>
            </w:tcPrChange>
          </w:tcPr>
          <w:p w14:paraId="19DBB686" w14:textId="77777777" w:rsidR="006038CC" w:rsidRDefault="00404C5B">
            <w:pPr>
              <w:widowControl/>
              <w:numPr>
                <w:ilvl w:val="0"/>
                <w:numId w:val="38"/>
              </w:numPr>
              <w:pBdr>
                <w:top w:val="nil"/>
                <w:left w:val="nil"/>
                <w:bottom w:val="nil"/>
                <w:right w:val="nil"/>
                <w:between w:val="nil"/>
              </w:pBdr>
              <w:jc w:val="left"/>
              <w:rPr>
                <w:rFonts w:ascii="Arial" w:eastAsia="Arial" w:hAnsi="Arial" w:cs="Arial"/>
                <w:color w:val="000000"/>
                <w:sz w:val="24"/>
                <w:szCs w:val="24"/>
              </w:rPr>
              <w:pPrChange w:id="178" w:author="Other Author" w:date="2026-10-09T06:20:00Z">
                <w:pPr>
                  <w:widowControl/>
                  <w:numPr>
                    <w:numId w:val="12"/>
                  </w:numPr>
                  <w:pBdr>
                    <w:top w:val="nil"/>
                    <w:left w:val="nil"/>
                    <w:bottom w:val="nil"/>
                    <w:right w:val="nil"/>
                    <w:between w:val="nil"/>
                  </w:pBdr>
                  <w:ind w:left="360" w:hanging="360"/>
                  <w:jc w:val="left"/>
                </w:pPr>
              </w:pPrChange>
            </w:pPr>
            <w:r>
              <w:rPr>
                <w:rFonts w:ascii="Arial" w:eastAsia="Arial" w:hAnsi="Arial" w:cs="Arial"/>
                <w:color w:val="000000"/>
                <w:sz w:val="24"/>
                <w:szCs w:val="24"/>
              </w:rPr>
              <w:t>NAME OF THE SENDER / ACCOUNT HOLDER and CONTACT NUMBER</w:t>
            </w:r>
          </w:p>
        </w:tc>
        <w:tc>
          <w:tcPr>
            <w:tcW w:w="301" w:type="dxa"/>
            <w:tcPrChange w:id="179" w:author="Other Author" w:date="2026-10-09T06:20:00Z">
              <w:tcPr>
                <w:tcW w:w="301" w:type="dxa"/>
              </w:tcPr>
            </w:tcPrChange>
          </w:tcPr>
          <w:p w14:paraId="1CF5E1F6"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80" w:author="Other Author" w:date="2026-10-09T06:20:00Z">
              <w:tcPr>
                <w:tcW w:w="5493" w:type="dxa"/>
              </w:tcPr>
            </w:tcPrChange>
          </w:tcPr>
          <w:p w14:paraId="42F895B9" w14:textId="77777777" w:rsidR="006038CC" w:rsidRDefault="00EB719E">
            <w:pPr>
              <w:rPr>
                <w:rFonts w:ascii="Arial" w:eastAsia="Arial" w:hAnsi="Arial" w:cs="Arial"/>
                <w:sz w:val="24"/>
                <w:szCs w:val="24"/>
              </w:rPr>
            </w:pPr>
            <w:r>
              <w:rPr>
                <w:rFonts w:ascii="Arial" w:eastAsia="Arial" w:hAnsi="Arial" w:cs="Arial"/>
                <w:sz w:val="24"/>
                <w:szCs w:val="24"/>
              </w:rPr>
              <w:t>Nikitha D</w:t>
            </w:r>
          </w:p>
          <w:p w14:paraId="1FEA6573" w14:textId="1900A03D" w:rsidR="00EB719E" w:rsidRDefault="00EB719E">
            <w:pPr>
              <w:rPr>
                <w:rFonts w:ascii="Arial" w:eastAsia="Arial" w:hAnsi="Arial" w:cs="Arial"/>
                <w:sz w:val="24"/>
                <w:szCs w:val="24"/>
              </w:rPr>
            </w:pPr>
            <w:r>
              <w:rPr>
                <w:rFonts w:ascii="Arial" w:eastAsia="Arial" w:hAnsi="Arial" w:cs="Arial"/>
                <w:sz w:val="24"/>
                <w:szCs w:val="24"/>
              </w:rPr>
              <w:t>+91 8050120456</w:t>
            </w:r>
          </w:p>
        </w:tc>
      </w:tr>
      <w:tr w:rsidR="006038CC" w14:paraId="5114F980" w14:textId="77777777">
        <w:tc>
          <w:tcPr>
            <w:tcW w:w="3845" w:type="dxa"/>
            <w:tcPrChange w:id="181" w:author="Other Author" w:date="2026-10-09T06:20:00Z">
              <w:tcPr>
                <w:tcW w:w="3845" w:type="dxa"/>
              </w:tcPr>
            </w:tcPrChange>
          </w:tcPr>
          <w:p w14:paraId="5D106F06" w14:textId="77777777" w:rsidR="006038CC" w:rsidRDefault="00404C5B">
            <w:pPr>
              <w:widowControl/>
              <w:numPr>
                <w:ilvl w:val="0"/>
                <w:numId w:val="38"/>
              </w:numPr>
              <w:pBdr>
                <w:top w:val="nil"/>
                <w:left w:val="nil"/>
                <w:bottom w:val="nil"/>
                <w:right w:val="nil"/>
                <w:between w:val="nil"/>
              </w:pBdr>
              <w:jc w:val="left"/>
              <w:rPr>
                <w:rFonts w:ascii="Arial" w:eastAsia="Arial" w:hAnsi="Arial" w:cs="Arial"/>
                <w:color w:val="000000"/>
                <w:sz w:val="24"/>
                <w:szCs w:val="24"/>
              </w:rPr>
              <w:pPrChange w:id="182" w:author="Other Author" w:date="2026-10-09T06:20:00Z">
                <w:pPr>
                  <w:widowControl/>
                  <w:numPr>
                    <w:numId w:val="12"/>
                  </w:numPr>
                  <w:pBdr>
                    <w:top w:val="nil"/>
                    <w:left w:val="nil"/>
                    <w:bottom w:val="nil"/>
                    <w:right w:val="nil"/>
                    <w:between w:val="nil"/>
                  </w:pBdr>
                  <w:ind w:left="360" w:hanging="360"/>
                  <w:jc w:val="left"/>
                </w:pPr>
              </w:pPrChange>
            </w:pPr>
            <w:r>
              <w:rPr>
                <w:rFonts w:ascii="Arial" w:eastAsia="Arial" w:hAnsi="Arial" w:cs="Arial"/>
                <w:color w:val="000000"/>
                <w:sz w:val="24"/>
                <w:szCs w:val="24"/>
              </w:rPr>
              <w:t>NAME OF THE BANK</w:t>
            </w:r>
          </w:p>
        </w:tc>
        <w:tc>
          <w:tcPr>
            <w:tcW w:w="301" w:type="dxa"/>
            <w:tcPrChange w:id="183" w:author="Other Author" w:date="2026-10-09T06:20:00Z">
              <w:tcPr>
                <w:tcW w:w="301" w:type="dxa"/>
              </w:tcPr>
            </w:tcPrChange>
          </w:tcPr>
          <w:p w14:paraId="5A8030B0"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84" w:author="Other Author" w:date="2026-10-09T06:20:00Z">
              <w:tcPr>
                <w:tcW w:w="5493" w:type="dxa"/>
              </w:tcPr>
            </w:tcPrChange>
          </w:tcPr>
          <w:p w14:paraId="02D8C547" w14:textId="1FADB39D" w:rsidR="006038CC" w:rsidRDefault="00EB719E">
            <w:pPr>
              <w:rPr>
                <w:rFonts w:ascii="Arial" w:eastAsia="Arial" w:hAnsi="Arial" w:cs="Arial"/>
                <w:sz w:val="24"/>
                <w:szCs w:val="24"/>
              </w:rPr>
            </w:pPr>
            <w:r>
              <w:rPr>
                <w:rFonts w:ascii="Arial" w:eastAsia="Arial" w:hAnsi="Arial" w:cs="Arial"/>
                <w:sz w:val="24"/>
                <w:szCs w:val="24"/>
              </w:rPr>
              <w:t>State Bank of India</w:t>
            </w:r>
          </w:p>
        </w:tc>
      </w:tr>
      <w:tr w:rsidR="006038CC" w14:paraId="11EC2D56" w14:textId="77777777">
        <w:tc>
          <w:tcPr>
            <w:tcW w:w="3845" w:type="dxa"/>
            <w:tcPrChange w:id="185" w:author="Other Author" w:date="2026-10-09T06:20:00Z">
              <w:tcPr>
                <w:tcW w:w="3845" w:type="dxa"/>
              </w:tcPr>
            </w:tcPrChange>
          </w:tcPr>
          <w:p w14:paraId="2CB492FF" w14:textId="77777777" w:rsidR="006038CC" w:rsidRDefault="00404C5B">
            <w:pPr>
              <w:widowControl/>
              <w:numPr>
                <w:ilvl w:val="0"/>
                <w:numId w:val="38"/>
              </w:numPr>
              <w:pBdr>
                <w:top w:val="nil"/>
                <w:left w:val="nil"/>
                <w:bottom w:val="nil"/>
                <w:right w:val="nil"/>
                <w:between w:val="nil"/>
              </w:pBdr>
              <w:jc w:val="left"/>
              <w:rPr>
                <w:rFonts w:ascii="Arial" w:eastAsia="Arial" w:hAnsi="Arial" w:cs="Arial"/>
                <w:color w:val="000000"/>
                <w:sz w:val="24"/>
                <w:szCs w:val="24"/>
              </w:rPr>
              <w:pPrChange w:id="186" w:author="Other Author" w:date="2026-10-09T06:20:00Z">
                <w:pPr>
                  <w:widowControl/>
                  <w:numPr>
                    <w:numId w:val="12"/>
                  </w:numPr>
                  <w:pBdr>
                    <w:top w:val="nil"/>
                    <w:left w:val="nil"/>
                    <w:bottom w:val="nil"/>
                    <w:right w:val="nil"/>
                    <w:between w:val="nil"/>
                  </w:pBdr>
                  <w:ind w:left="360" w:hanging="360"/>
                  <w:jc w:val="left"/>
                </w:pPr>
              </w:pPrChange>
            </w:pPr>
            <w:r>
              <w:rPr>
                <w:rFonts w:ascii="Arial" w:eastAsia="Arial" w:hAnsi="Arial" w:cs="Arial"/>
                <w:color w:val="000000"/>
                <w:sz w:val="24"/>
                <w:szCs w:val="24"/>
              </w:rPr>
              <w:t>PROCESSING FEES</w:t>
            </w:r>
          </w:p>
        </w:tc>
        <w:tc>
          <w:tcPr>
            <w:tcW w:w="301" w:type="dxa"/>
            <w:tcPrChange w:id="187" w:author="Other Author" w:date="2026-10-09T06:20:00Z">
              <w:tcPr>
                <w:tcW w:w="301" w:type="dxa"/>
              </w:tcPr>
            </w:tcPrChange>
          </w:tcPr>
          <w:p w14:paraId="267815E8"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88" w:author="Other Author" w:date="2026-10-09T06:20:00Z">
              <w:tcPr>
                <w:tcW w:w="5493" w:type="dxa"/>
              </w:tcPr>
            </w:tcPrChange>
          </w:tcPr>
          <w:p w14:paraId="67ED33E1" w14:textId="77777777" w:rsidR="006038CC" w:rsidRDefault="00404C5B">
            <w:pPr>
              <w:rPr>
                <w:rFonts w:ascii="Arial" w:eastAsia="Arial" w:hAnsi="Arial" w:cs="Arial"/>
                <w:sz w:val="24"/>
                <w:szCs w:val="24"/>
              </w:rPr>
            </w:pPr>
            <w:r>
              <w:rPr>
                <w:rFonts w:ascii="Arial" w:eastAsia="Arial" w:hAnsi="Arial" w:cs="Arial"/>
                <w:sz w:val="24"/>
                <w:szCs w:val="24"/>
              </w:rPr>
              <w:t>Rs. 1,180/- (Inclusive of 18% GST)</w:t>
            </w:r>
          </w:p>
        </w:tc>
      </w:tr>
      <w:tr w:rsidR="006038CC" w14:paraId="2880F4BD" w14:textId="77777777">
        <w:tc>
          <w:tcPr>
            <w:tcW w:w="3845" w:type="dxa"/>
            <w:tcPrChange w:id="189" w:author="Other Author" w:date="2026-10-09T06:20:00Z">
              <w:tcPr>
                <w:tcW w:w="3845" w:type="dxa"/>
              </w:tcPr>
            </w:tcPrChange>
          </w:tcPr>
          <w:p w14:paraId="2C93F39E" w14:textId="77777777" w:rsidR="006038CC" w:rsidRDefault="00404C5B">
            <w:pPr>
              <w:widowControl/>
              <w:numPr>
                <w:ilvl w:val="0"/>
                <w:numId w:val="38"/>
              </w:numPr>
              <w:pBdr>
                <w:top w:val="nil"/>
                <w:left w:val="nil"/>
                <w:bottom w:val="nil"/>
                <w:right w:val="nil"/>
                <w:between w:val="nil"/>
              </w:pBdr>
              <w:jc w:val="left"/>
              <w:rPr>
                <w:rFonts w:ascii="Arial" w:eastAsia="Arial" w:hAnsi="Arial" w:cs="Arial"/>
                <w:color w:val="000000"/>
                <w:sz w:val="24"/>
                <w:szCs w:val="24"/>
              </w:rPr>
              <w:pPrChange w:id="190" w:author="Other Author" w:date="2026-10-09T06:20:00Z">
                <w:pPr>
                  <w:widowControl/>
                  <w:numPr>
                    <w:numId w:val="12"/>
                  </w:numPr>
                  <w:pBdr>
                    <w:top w:val="nil"/>
                    <w:left w:val="nil"/>
                    <w:bottom w:val="nil"/>
                    <w:right w:val="nil"/>
                    <w:between w:val="nil"/>
                  </w:pBdr>
                  <w:ind w:left="360" w:hanging="360"/>
                  <w:jc w:val="left"/>
                </w:pPr>
              </w:pPrChange>
            </w:pPr>
            <w:r>
              <w:rPr>
                <w:rFonts w:ascii="Arial" w:eastAsia="Arial" w:hAnsi="Arial" w:cs="Arial"/>
                <w:color w:val="000000"/>
                <w:sz w:val="24"/>
                <w:szCs w:val="24"/>
              </w:rPr>
              <w:t>DATE OF PAYMENT MADE</w:t>
            </w:r>
          </w:p>
        </w:tc>
        <w:tc>
          <w:tcPr>
            <w:tcW w:w="301" w:type="dxa"/>
            <w:tcPrChange w:id="191" w:author="Other Author" w:date="2026-10-09T06:20:00Z">
              <w:tcPr>
                <w:tcW w:w="301" w:type="dxa"/>
              </w:tcPr>
            </w:tcPrChange>
          </w:tcPr>
          <w:p w14:paraId="42F5B0CA"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92" w:author="Other Author" w:date="2026-10-09T06:20:00Z">
              <w:tcPr>
                <w:tcW w:w="5493" w:type="dxa"/>
              </w:tcPr>
            </w:tcPrChange>
          </w:tcPr>
          <w:p w14:paraId="668C1EA8" w14:textId="0FE697B2" w:rsidR="006038CC" w:rsidRDefault="00EB719E">
            <w:pPr>
              <w:rPr>
                <w:rFonts w:ascii="Arial" w:eastAsia="Arial" w:hAnsi="Arial" w:cs="Arial"/>
                <w:sz w:val="24"/>
                <w:szCs w:val="24"/>
              </w:rPr>
            </w:pPr>
            <w:r>
              <w:rPr>
                <w:rFonts w:ascii="Arial" w:eastAsia="Arial" w:hAnsi="Arial" w:cs="Arial"/>
                <w:sz w:val="24"/>
                <w:szCs w:val="24"/>
              </w:rPr>
              <w:t>16/10/2026</w:t>
            </w:r>
          </w:p>
        </w:tc>
      </w:tr>
      <w:tr w:rsidR="006038CC" w14:paraId="3C417F3E" w14:textId="77777777">
        <w:tc>
          <w:tcPr>
            <w:tcW w:w="3845" w:type="dxa"/>
            <w:tcPrChange w:id="193" w:author="Other Author" w:date="2026-10-09T06:20:00Z">
              <w:tcPr>
                <w:tcW w:w="3845" w:type="dxa"/>
              </w:tcPr>
            </w:tcPrChange>
          </w:tcPr>
          <w:p w14:paraId="7639CB1A" w14:textId="77777777" w:rsidR="006038CC" w:rsidRDefault="00404C5B">
            <w:pPr>
              <w:widowControl/>
              <w:numPr>
                <w:ilvl w:val="0"/>
                <w:numId w:val="38"/>
              </w:numPr>
              <w:pBdr>
                <w:top w:val="nil"/>
                <w:left w:val="nil"/>
                <w:bottom w:val="nil"/>
                <w:right w:val="nil"/>
                <w:between w:val="nil"/>
              </w:pBdr>
              <w:jc w:val="left"/>
              <w:rPr>
                <w:rFonts w:ascii="Arial" w:eastAsia="Arial" w:hAnsi="Arial" w:cs="Arial"/>
                <w:color w:val="000000"/>
                <w:sz w:val="24"/>
                <w:szCs w:val="24"/>
              </w:rPr>
              <w:pPrChange w:id="194" w:author="Other Author" w:date="2026-10-09T06:20:00Z">
                <w:pPr>
                  <w:widowControl/>
                  <w:numPr>
                    <w:numId w:val="12"/>
                  </w:numPr>
                  <w:pBdr>
                    <w:top w:val="nil"/>
                    <w:left w:val="nil"/>
                    <w:bottom w:val="nil"/>
                    <w:right w:val="nil"/>
                    <w:between w:val="nil"/>
                  </w:pBdr>
                  <w:ind w:left="360" w:hanging="360"/>
                  <w:jc w:val="left"/>
                </w:pPr>
              </w:pPrChange>
            </w:pPr>
            <w:r>
              <w:rPr>
                <w:rFonts w:ascii="Arial" w:eastAsia="Arial" w:hAnsi="Arial" w:cs="Arial"/>
                <w:color w:val="000000"/>
                <w:sz w:val="24"/>
                <w:szCs w:val="24"/>
              </w:rPr>
              <w:t>TIME</w:t>
            </w:r>
          </w:p>
        </w:tc>
        <w:tc>
          <w:tcPr>
            <w:tcW w:w="301" w:type="dxa"/>
            <w:tcPrChange w:id="195" w:author="Other Author" w:date="2026-10-09T06:20:00Z">
              <w:tcPr>
                <w:tcW w:w="301" w:type="dxa"/>
              </w:tcPr>
            </w:tcPrChange>
          </w:tcPr>
          <w:p w14:paraId="2231997C"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96" w:author="Other Author" w:date="2026-10-09T06:20:00Z">
              <w:tcPr>
                <w:tcW w:w="5493" w:type="dxa"/>
              </w:tcPr>
            </w:tcPrChange>
          </w:tcPr>
          <w:p w14:paraId="63D9F965" w14:textId="7BCDCFCB" w:rsidR="006038CC" w:rsidRDefault="00EB719E">
            <w:pPr>
              <w:rPr>
                <w:rFonts w:ascii="Arial" w:eastAsia="Arial" w:hAnsi="Arial" w:cs="Arial"/>
                <w:sz w:val="24"/>
                <w:szCs w:val="24"/>
              </w:rPr>
            </w:pPr>
            <w:r>
              <w:rPr>
                <w:rFonts w:ascii="Arial" w:eastAsia="Arial" w:hAnsi="Arial" w:cs="Arial"/>
                <w:sz w:val="24"/>
                <w:szCs w:val="24"/>
              </w:rPr>
              <w:t>12:25 PM</w:t>
            </w:r>
          </w:p>
        </w:tc>
      </w:tr>
      <w:tr w:rsidR="006038CC" w14:paraId="1869AB42" w14:textId="77777777">
        <w:tc>
          <w:tcPr>
            <w:tcW w:w="3845" w:type="dxa"/>
            <w:tcPrChange w:id="197" w:author="Other Author" w:date="2026-10-09T06:20:00Z">
              <w:tcPr>
                <w:tcW w:w="3845" w:type="dxa"/>
              </w:tcPr>
            </w:tcPrChange>
          </w:tcPr>
          <w:p w14:paraId="37BB486A" w14:textId="77777777" w:rsidR="006038CC" w:rsidRDefault="00404C5B">
            <w:pPr>
              <w:widowControl/>
              <w:numPr>
                <w:ilvl w:val="0"/>
                <w:numId w:val="38"/>
              </w:numPr>
              <w:pBdr>
                <w:top w:val="nil"/>
                <w:left w:val="nil"/>
                <w:bottom w:val="nil"/>
                <w:right w:val="nil"/>
                <w:between w:val="nil"/>
              </w:pBdr>
              <w:jc w:val="left"/>
              <w:rPr>
                <w:rFonts w:ascii="Arial" w:eastAsia="Arial" w:hAnsi="Arial" w:cs="Arial"/>
                <w:color w:val="000000"/>
                <w:sz w:val="24"/>
                <w:szCs w:val="24"/>
              </w:rPr>
              <w:pPrChange w:id="198" w:author="Other Author" w:date="2026-10-09T06:20:00Z">
                <w:pPr>
                  <w:widowControl/>
                  <w:numPr>
                    <w:numId w:val="12"/>
                  </w:numPr>
                  <w:pBdr>
                    <w:top w:val="nil"/>
                    <w:left w:val="nil"/>
                    <w:bottom w:val="nil"/>
                    <w:right w:val="nil"/>
                    <w:between w:val="nil"/>
                  </w:pBdr>
                  <w:ind w:left="360" w:hanging="360"/>
                  <w:jc w:val="left"/>
                </w:pPr>
              </w:pPrChange>
            </w:pPr>
            <w:r>
              <w:rPr>
                <w:rFonts w:ascii="Arial" w:eastAsia="Arial" w:hAnsi="Arial" w:cs="Arial"/>
                <w:color w:val="000000"/>
                <w:sz w:val="24"/>
                <w:szCs w:val="24"/>
              </w:rPr>
              <w:t>MODE OF PAYMENT MADE</w:t>
            </w:r>
            <w:r>
              <w:rPr>
                <w:rFonts w:ascii="Arial" w:eastAsia="Arial" w:hAnsi="Arial" w:cs="Arial"/>
                <w:color w:val="000000"/>
                <w:sz w:val="24"/>
                <w:szCs w:val="24"/>
              </w:rPr>
              <w:br/>
              <w:t>(NEFT / UPI, PLEASE SPECIFY)</w:t>
            </w:r>
          </w:p>
        </w:tc>
        <w:tc>
          <w:tcPr>
            <w:tcW w:w="301" w:type="dxa"/>
            <w:tcPrChange w:id="199" w:author="Other Author" w:date="2026-10-09T06:20:00Z">
              <w:tcPr>
                <w:tcW w:w="301" w:type="dxa"/>
              </w:tcPr>
            </w:tcPrChange>
          </w:tcPr>
          <w:p w14:paraId="26D5CAA6"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200" w:author="Other Author" w:date="2026-10-09T06:20:00Z">
              <w:tcPr>
                <w:tcW w:w="5493" w:type="dxa"/>
              </w:tcPr>
            </w:tcPrChange>
          </w:tcPr>
          <w:p w14:paraId="72CC085C" w14:textId="74291A7F" w:rsidR="006038CC" w:rsidRDefault="00EB719E">
            <w:pPr>
              <w:rPr>
                <w:rFonts w:ascii="Arial" w:eastAsia="Arial" w:hAnsi="Arial" w:cs="Arial"/>
                <w:sz w:val="24"/>
                <w:szCs w:val="24"/>
              </w:rPr>
            </w:pPr>
            <w:r>
              <w:rPr>
                <w:rFonts w:ascii="Arial" w:eastAsia="Arial" w:hAnsi="Arial" w:cs="Arial"/>
                <w:sz w:val="24"/>
                <w:szCs w:val="24"/>
              </w:rPr>
              <w:t>UPI</w:t>
            </w:r>
          </w:p>
        </w:tc>
      </w:tr>
    </w:tbl>
    <w:p w14:paraId="28DBC3F1" w14:textId="77777777" w:rsidR="006038CC" w:rsidRDefault="006038CC">
      <w:pPr>
        <w:spacing w:after="0"/>
        <w:rPr>
          <w:rFonts w:ascii="Arial" w:eastAsia="Arial" w:hAnsi="Arial" w:cs="Arial"/>
        </w:rPr>
      </w:pPr>
    </w:p>
    <w:tbl>
      <w:tblPr>
        <w:tblW w:w="9606" w:type="dxa"/>
        <w:tblInd w:w="-108" w:type="dxa"/>
        <w:tblLayout w:type="fixed"/>
        <w:tblLook w:val="0000" w:firstRow="0" w:lastRow="0" w:firstColumn="0" w:lastColumn="0" w:noHBand="0" w:noVBand="0"/>
        <w:tblPrChange w:id="201" w:author="Other Author" w:date="2026-10-09T06:20:00Z">
          <w:tblPr>
            <w:tblStyle w:val="ae"/>
            <w:tblW w:w="9606" w:type="dxa"/>
            <w:tblInd w:w="-108" w:type="dxa"/>
            <w:tblLayout w:type="fixed"/>
            <w:tblLook w:val="0000" w:firstRow="0" w:lastRow="0" w:firstColumn="0" w:lastColumn="0" w:noHBand="0" w:noVBand="0"/>
          </w:tblPr>
        </w:tblPrChange>
      </w:tblPr>
      <w:tblGrid>
        <w:gridCol w:w="4803"/>
        <w:gridCol w:w="4803"/>
        <w:tblGridChange w:id="202">
          <w:tblGrid>
            <w:gridCol w:w="216"/>
            <w:gridCol w:w="4587"/>
            <w:gridCol w:w="216"/>
            <w:gridCol w:w="4587"/>
            <w:gridCol w:w="216"/>
          </w:tblGrid>
        </w:tblGridChange>
      </w:tblGrid>
      <w:tr w:rsidR="006038CC" w14:paraId="72641552" w14:textId="77777777">
        <w:trPr>
          <w:trPrChange w:id="203" w:author="Other Author" w:date="2026-10-09T06:20:00Z">
            <w:trPr>
              <w:gridBefore w:val="1"/>
            </w:trPr>
          </w:trPrChange>
        </w:trPr>
        <w:tc>
          <w:tcPr>
            <w:tcW w:w="4803" w:type="dxa"/>
            <w:tcPrChange w:id="204" w:author="Other Author" w:date="2026-10-09T06:20:00Z">
              <w:tcPr>
                <w:tcW w:w="4803" w:type="dxa"/>
                <w:gridSpan w:val="2"/>
              </w:tcPr>
            </w:tcPrChange>
          </w:tcPr>
          <w:p w14:paraId="11F8BA89" w14:textId="77777777" w:rsidR="006038CC" w:rsidRDefault="006038CC">
            <w:pPr>
              <w:tabs>
                <w:tab w:val="center" w:pos="2127"/>
                <w:tab w:val="center" w:pos="5529"/>
                <w:tab w:val="center" w:pos="8931"/>
              </w:tabs>
              <w:jc w:val="center"/>
              <w:rPr>
                <w:rFonts w:ascii="Arial" w:eastAsia="Arial" w:hAnsi="Arial" w:cs="Arial"/>
                <w:sz w:val="20"/>
                <w:szCs w:val="20"/>
              </w:rPr>
            </w:pPr>
          </w:p>
          <w:p w14:paraId="0E18E646" w14:textId="77777777" w:rsidR="006038CC" w:rsidRDefault="006038CC">
            <w:pPr>
              <w:tabs>
                <w:tab w:val="center" w:pos="2127"/>
                <w:tab w:val="center" w:pos="5529"/>
                <w:tab w:val="center" w:pos="8931"/>
              </w:tabs>
              <w:jc w:val="center"/>
              <w:rPr>
                <w:rFonts w:ascii="Arial" w:eastAsia="Arial" w:hAnsi="Arial" w:cs="Arial"/>
                <w:sz w:val="20"/>
                <w:szCs w:val="20"/>
              </w:rPr>
            </w:pPr>
          </w:p>
          <w:p w14:paraId="6C46D05D" w14:textId="77777777" w:rsidR="006038CC" w:rsidRDefault="00404C5B">
            <w:pPr>
              <w:tabs>
                <w:tab w:val="center" w:pos="2127"/>
                <w:tab w:val="center" w:pos="5529"/>
                <w:tab w:val="center" w:pos="8931"/>
              </w:tabs>
              <w:jc w:val="center"/>
              <w:rPr>
                <w:rFonts w:ascii="Arial" w:eastAsia="Arial" w:hAnsi="Arial" w:cs="Arial"/>
              </w:rPr>
            </w:pPr>
            <w:r>
              <w:rPr>
                <w:rFonts w:ascii="Arial" w:eastAsia="Arial" w:hAnsi="Arial" w:cs="Arial"/>
                <w:sz w:val="20"/>
                <w:szCs w:val="20"/>
              </w:rPr>
              <w:t xml:space="preserve">(Name &amp; Signature of </w:t>
            </w:r>
            <w:r>
              <w:rPr>
                <w:rFonts w:ascii="Arial" w:eastAsia="Arial" w:hAnsi="Arial" w:cs="Arial"/>
                <w:sz w:val="20"/>
                <w:szCs w:val="20"/>
              </w:rPr>
              <w:br/>
              <w:t>the team leader)</w:t>
            </w:r>
          </w:p>
        </w:tc>
        <w:tc>
          <w:tcPr>
            <w:tcW w:w="4803" w:type="dxa"/>
            <w:tcPrChange w:id="205" w:author="Other Author" w:date="2026-10-09T06:20:00Z">
              <w:tcPr>
                <w:tcW w:w="4803" w:type="dxa"/>
                <w:gridSpan w:val="2"/>
              </w:tcPr>
            </w:tcPrChange>
          </w:tcPr>
          <w:p w14:paraId="73B45DD1" w14:textId="77777777" w:rsidR="006038CC" w:rsidRDefault="006038CC">
            <w:pPr>
              <w:tabs>
                <w:tab w:val="center" w:pos="2127"/>
                <w:tab w:val="center" w:pos="5529"/>
                <w:tab w:val="center" w:pos="8931"/>
              </w:tabs>
              <w:rPr>
                <w:rFonts w:ascii="Arial" w:eastAsia="Arial" w:hAnsi="Arial" w:cs="Arial"/>
                <w:sz w:val="20"/>
                <w:szCs w:val="20"/>
              </w:rPr>
            </w:pPr>
          </w:p>
          <w:p w14:paraId="698019A1" w14:textId="77777777" w:rsidR="006038CC" w:rsidRDefault="00404C5B">
            <w:pPr>
              <w:tabs>
                <w:tab w:val="center" w:pos="2127"/>
                <w:tab w:val="center" w:pos="5529"/>
                <w:tab w:val="center" w:pos="8931"/>
              </w:tabs>
              <w:jc w:val="center"/>
              <w:rPr>
                <w:rFonts w:ascii="Arial" w:eastAsia="Arial" w:hAnsi="Arial" w:cs="Arial"/>
              </w:rPr>
            </w:pPr>
            <w:r>
              <w:rPr>
                <w:rFonts w:ascii="Arial" w:eastAsia="Arial" w:hAnsi="Arial" w:cs="Arial"/>
                <w:sz w:val="20"/>
                <w:szCs w:val="20"/>
              </w:rPr>
              <w:t xml:space="preserve">(Name &amp; Signature of </w:t>
            </w:r>
            <w:r>
              <w:rPr>
                <w:rFonts w:ascii="Arial" w:eastAsia="Arial" w:hAnsi="Arial" w:cs="Arial"/>
                <w:sz w:val="20"/>
                <w:szCs w:val="20"/>
              </w:rPr>
              <w:br/>
              <w:t xml:space="preserve">Project Guide / SPP Co-ordinator / HOD </w:t>
            </w:r>
            <w:r>
              <w:rPr>
                <w:rFonts w:ascii="Arial" w:eastAsia="Arial" w:hAnsi="Arial" w:cs="Arial"/>
                <w:sz w:val="20"/>
                <w:szCs w:val="20"/>
              </w:rPr>
              <w:br/>
              <w:t>with Seal)</w:t>
            </w:r>
          </w:p>
        </w:tc>
      </w:tr>
    </w:tbl>
    <w:p w14:paraId="0492D0D8" w14:textId="77777777" w:rsidR="006038CC" w:rsidRDefault="00404C5B">
      <w:pPr>
        <w:spacing w:after="0"/>
        <w:jc w:val="center"/>
        <w:rPr>
          <w:rFonts w:ascii="Arial" w:eastAsia="Arial" w:hAnsi="Arial" w:cs="Arial"/>
          <w:sz w:val="28"/>
          <w:szCs w:val="28"/>
        </w:rPr>
      </w:pPr>
      <w:r>
        <w:br w:type="page"/>
      </w:r>
      <w:r>
        <w:rPr>
          <w:rFonts w:ascii="Arial" w:eastAsia="Arial" w:hAnsi="Arial" w:cs="Arial"/>
          <w:b/>
          <w:bCs/>
          <w:sz w:val="28"/>
          <w:szCs w:val="28"/>
        </w:rPr>
        <w:lastRenderedPageBreak/>
        <w:t>KARNATAKA STATE COUNCIL FOR SCIENCE AND TECHNOLOGY</w:t>
      </w:r>
    </w:p>
    <w:p w14:paraId="0F62B13C" w14:textId="77777777" w:rsidR="006038CC" w:rsidRDefault="00404C5B">
      <w:pPr>
        <w:tabs>
          <w:tab w:val="left" w:pos="869"/>
          <w:tab w:val="center" w:pos="5386"/>
        </w:tabs>
        <w:jc w:val="center"/>
        <w:rPr>
          <w:rFonts w:ascii="Arial" w:eastAsia="Arial" w:hAnsi="Arial" w:cs="Arial"/>
          <w:sz w:val="24"/>
          <w:szCs w:val="24"/>
        </w:rPr>
      </w:pPr>
      <w:r>
        <w:rPr>
          <w:rFonts w:ascii="Arial" w:eastAsia="Arial" w:hAnsi="Arial" w:cs="Arial"/>
          <w:sz w:val="24"/>
          <w:szCs w:val="24"/>
        </w:rPr>
        <w:t>Indian Institute of Science campus, Bengaluru</w:t>
      </w:r>
    </w:p>
    <w:p w14:paraId="5835F834" w14:textId="77777777" w:rsidR="006038CC" w:rsidRDefault="00404C5B">
      <w:pPr>
        <w:tabs>
          <w:tab w:val="left" w:pos="869"/>
          <w:tab w:val="center" w:pos="5386"/>
        </w:tabs>
        <w:spacing w:after="0" w:line="360" w:lineRule="auto"/>
        <w:jc w:val="center"/>
        <w:rPr>
          <w:rFonts w:ascii="Arial" w:eastAsia="Arial" w:hAnsi="Arial" w:cs="Arial"/>
        </w:rPr>
      </w:pPr>
      <w:r>
        <w:rPr>
          <w:rFonts w:ascii="Arial" w:eastAsia="Arial" w:hAnsi="Arial" w:cs="Arial"/>
          <w:b/>
          <w:bCs/>
        </w:rPr>
        <w:t>50</w:t>
      </w:r>
      <w:r>
        <w:rPr>
          <w:rFonts w:ascii="Arial" w:eastAsia="Arial" w:hAnsi="Arial" w:cs="Arial"/>
          <w:b/>
          <w:bCs/>
          <w:vertAlign w:val="superscript"/>
        </w:rPr>
        <w:t>th</w:t>
      </w:r>
      <w:r>
        <w:rPr>
          <w:rFonts w:ascii="Arial" w:eastAsia="Arial" w:hAnsi="Arial" w:cs="Arial"/>
          <w:b/>
          <w:bCs/>
        </w:rPr>
        <w:t xml:space="preserve"> SERIES OF STUDENT PROJECT PROGRAMME (SPP)</w:t>
      </w:r>
    </w:p>
    <w:p w14:paraId="297FBF94" w14:textId="77777777" w:rsidR="006038CC" w:rsidRDefault="00404C5B">
      <w:pPr>
        <w:tabs>
          <w:tab w:val="left" w:pos="869"/>
          <w:tab w:val="center" w:pos="5386"/>
        </w:tabs>
        <w:spacing w:before="0" w:after="0"/>
        <w:jc w:val="center"/>
        <w:rPr>
          <w:rFonts w:ascii="Arial" w:eastAsia="Arial" w:hAnsi="Arial" w:cs="Arial"/>
          <w:sz w:val="18"/>
          <w:szCs w:val="18"/>
        </w:rPr>
      </w:pPr>
      <w:r>
        <w:rPr>
          <w:rFonts w:ascii="Arial" w:eastAsia="Arial" w:hAnsi="Arial" w:cs="Arial"/>
          <w:b/>
          <w:bCs/>
          <w:i/>
          <w:iCs/>
          <w:sz w:val="18"/>
          <w:szCs w:val="18"/>
        </w:rPr>
        <w:t>(Note: This page is for information about bank details of KSCST to the student team and college / institution and not to include this page in the project proposal softcopy)</w:t>
      </w:r>
    </w:p>
    <w:p w14:paraId="24E55EB1" w14:textId="77777777" w:rsidR="006038CC" w:rsidRDefault="006038CC">
      <w:pPr>
        <w:tabs>
          <w:tab w:val="left" w:pos="869"/>
          <w:tab w:val="center" w:pos="5386"/>
        </w:tabs>
        <w:spacing w:after="0"/>
        <w:jc w:val="center"/>
        <w:rPr>
          <w:rFonts w:ascii="Arial" w:eastAsia="Arial" w:hAnsi="Arial" w:cs="Arial"/>
        </w:rPr>
      </w:pPr>
    </w:p>
    <w:p w14:paraId="0E6E828C" w14:textId="77777777" w:rsidR="006038CC" w:rsidRDefault="00404C5B">
      <w:pPr>
        <w:jc w:val="center"/>
        <w:rPr>
          <w:rFonts w:ascii="Arial" w:eastAsia="Arial" w:hAnsi="Arial" w:cs="Arial"/>
          <w:sz w:val="32"/>
          <w:szCs w:val="32"/>
        </w:rPr>
      </w:pPr>
      <w:r>
        <w:rPr>
          <w:rFonts w:ascii="Arial" w:eastAsia="Arial" w:hAnsi="Arial" w:cs="Arial"/>
          <w:b/>
          <w:bCs/>
          <w:sz w:val="32"/>
          <w:szCs w:val="32"/>
        </w:rPr>
        <w:t>BANK ACCOUNT DETAILS OF KSCST</w:t>
      </w:r>
    </w:p>
    <w:tbl>
      <w:tblPr>
        <w:tblW w:w="9639" w:type="dxa"/>
        <w:tblBorders>
          <w:top w:val="nil"/>
          <w:left w:val="nil"/>
          <w:bottom w:val="nil"/>
          <w:right w:val="nil"/>
          <w:insideH w:val="nil"/>
          <w:insideV w:val="nil"/>
        </w:tblBorders>
        <w:tblLayout w:type="fixed"/>
        <w:tblLook w:val="0000" w:firstRow="0" w:lastRow="0" w:firstColumn="0" w:lastColumn="0" w:noHBand="0" w:noVBand="0"/>
        <w:tblPrChange w:id="206" w:author="Other Author" w:date="2026-10-09T06:20:00Z">
          <w:tblPr>
            <w:tblStyle w:val="af"/>
            <w:tblW w:w="9639" w:type="dxa"/>
            <w:tblBorders>
              <w:top w:val="nil"/>
              <w:left w:val="nil"/>
              <w:bottom w:val="nil"/>
              <w:right w:val="nil"/>
              <w:insideH w:val="nil"/>
              <w:insideV w:val="nil"/>
            </w:tblBorders>
            <w:tblLayout w:type="fixed"/>
            <w:tblLook w:val="0000" w:firstRow="0" w:lastRow="0" w:firstColumn="0" w:lastColumn="0" w:noHBand="0" w:noVBand="0"/>
          </w:tblPr>
        </w:tblPrChange>
      </w:tblPr>
      <w:tblGrid>
        <w:gridCol w:w="3119"/>
        <w:gridCol w:w="6520"/>
        <w:tblGridChange w:id="207">
          <w:tblGrid>
            <w:gridCol w:w="3119"/>
            <w:gridCol w:w="6520"/>
          </w:tblGrid>
        </w:tblGridChange>
      </w:tblGrid>
      <w:tr w:rsidR="006038CC" w14:paraId="187EF093" w14:textId="77777777">
        <w:trPr>
          <w:trHeight w:val="80"/>
          <w:trPrChange w:id="208" w:author="Other Author" w:date="2026-10-09T06:20:00Z">
            <w:trPr>
              <w:trHeight w:val="80"/>
            </w:trPr>
          </w:trPrChange>
        </w:trPr>
        <w:tc>
          <w:tcPr>
            <w:tcW w:w="3119" w:type="dxa"/>
            <w:tcBorders>
              <w:top w:val="single" w:sz="6" w:space="0" w:color="000000"/>
              <w:left w:val="single" w:sz="4" w:space="0" w:color="000000"/>
              <w:bottom w:val="single" w:sz="6" w:space="0" w:color="000000"/>
              <w:right w:val="single" w:sz="4" w:space="0" w:color="000000"/>
            </w:tcBorders>
            <w:tcPrChange w:id="209" w:author="Other Author" w:date="2026-10-09T06:20:00Z">
              <w:tcPr>
                <w:tcW w:w="3119" w:type="dxa"/>
                <w:tcBorders>
                  <w:top w:val="single" w:sz="6" w:space="0" w:color="000000"/>
                  <w:left w:val="single" w:sz="4" w:space="0" w:color="000000"/>
                  <w:bottom w:val="single" w:sz="6" w:space="0" w:color="000000"/>
                  <w:right w:val="single" w:sz="4" w:space="0" w:color="000000"/>
                </w:tcBorders>
              </w:tcPr>
            </w:tcPrChange>
          </w:tcPr>
          <w:p w14:paraId="4092EAF5" w14:textId="77777777" w:rsidR="006038CC" w:rsidRDefault="00404C5B">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Name and address of the Institution </w:t>
            </w:r>
          </w:p>
        </w:tc>
        <w:tc>
          <w:tcPr>
            <w:tcW w:w="6520" w:type="dxa"/>
            <w:tcBorders>
              <w:top w:val="single" w:sz="6" w:space="0" w:color="000000"/>
              <w:left w:val="single" w:sz="4" w:space="0" w:color="000000"/>
              <w:bottom w:val="single" w:sz="6" w:space="0" w:color="000000"/>
              <w:right w:val="single" w:sz="4" w:space="0" w:color="000000"/>
            </w:tcBorders>
            <w:tcPrChange w:id="210" w:author="Other Author" w:date="2026-10-09T06:20:00Z">
              <w:tcPr>
                <w:tcW w:w="6520" w:type="dxa"/>
                <w:tcBorders>
                  <w:top w:val="single" w:sz="6" w:space="0" w:color="000000"/>
                  <w:left w:val="single" w:sz="4" w:space="0" w:color="000000"/>
                  <w:bottom w:val="single" w:sz="6" w:space="0" w:color="000000"/>
                  <w:right w:val="single" w:sz="4" w:space="0" w:color="000000"/>
                </w:tcBorders>
              </w:tcPr>
            </w:tcPrChange>
          </w:tcPr>
          <w:p w14:paraId="5F4C9863" w14:textId="77777777" w:rsidR="006038CC" w:rsidRDefault="00404C5B">
            <w:pPr>
              <w:pBdr>
                <w:top w:val="nil"/>
                <w:left w:val="nil"/>
                <w:bottom w:val="nil"/>
                <w:right w:val="nil"/>
                <w:between w:val="nil"/>
              </w:pBdr>
              <w:spacing w:before="60" w:after="60"/>
              <w:jc w:val="left"/>
              <w:rPr>
                <w:rFonts w:ascii="Arial" w:eastAsia="Arial" w:hAnsi="Arial" w:cs="Arial"/>
                <w:color w:val="000000"/>
                <w:sz w:val="28"/>
                <w:szCs w:val="28"/>
              </w:rPr>
            </w:pPr>
            <w:r>
              <w:rPr>
                <w:rFonts w:ascii="Arial" w:eastAsia="Arial" w:hAnsi="Arial" w:cs="Arial"/>
                <w:color w:val="000000"/>
                <w:sz w:val="28"/>
                <w:szCs w:val="28"/>
              </w:rPr>
              <w:t xml:space="preserve">Karnataka State Council for Science and Technology, IISc Campus, Bangalore -560012 </w:t>
            </w:r>
          </w:p>
        </w:tc>
      </w:tr>
      <w:tr w:rsidR="006038CC" w14:paraId="2E6B5A59" w14:textId="77777777">
        <w:trPr>
          <w:trHeight w:val="274"/>
          <w:trPrChange w:id="211" w:author="Other Author" w:date="2026-10-09T06:20:00Z">
            <w:trPr>
              <w:trHeight w:val="274"/>
            </w:trPr>
          </w:trPrChange>
        </w:trPr>
        <w:tc>
          <w:tcPr>
            <w:tcW w:w="3119" w:type="dxa"/>
            <w:tcBorders>
              <w:top w:val="single" w:sz="6" w:space="0" w:color="000000"/>
              <w:left w:val="single" w:sz="4" w:space="0" w:color="000000"/>
              <w:bottom w:val="single" w:sz="6" w:space="0" w:color="000000"/>
              <w:right w:val="single" w:sz="4" w:space="0" w:color="000000"/>
            </w:tcBorders>
            <w:tcPrChange w:id="212" w:author="Other Author" w:date="2026-10-09T06:20:00Z">
              <w:tcPr>
                <w:tcW w:w="3119" w:type="dxa"/>
                <w:tcBorders>
                  <w:top w:val="single" w:sz="6" w:space="0" w:color="000000"/>
                  <w:left w:val="single" w:sz="4" w:space="0" w:color="000000"/>
                  <w:bottom w:val="single" w:sz="6" w:space="0" w:color="000000"/>
                  <w:right w:val="single" w:sz="4" w:space="0" w:color="000000"/>
                </w:tcBorders>
              </w:tcPr>
            </w:tcPrChange>
          </w:tcPr>
          <w:p w14:paraId="58DFEC60" w14:textId="77777777" w:rsidR="006038CC" w:rsidRDefault="00404C5B">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Account holder’s name / Designation </w:t>
            </w:r>
          </w:p>
        </w:tc>
        <w:tc>
          <w:tcPr>
            <w:tcW w:w="6520" w:type="dxa"/>
            <w:tcBorders>
              <w:top w:val="single" w:sz="6" w:space="0" w:color="000000"/>
              <w:left w:val="single" w:sz="4" w:space="0" w:color="000000"/>
              <w:bottom w:val="single" w:sz="6" w:space="0" w:color="000000"/>
              <w:right w:val="single" w:sz="4" w:space="0" w:color="000000"/>
            </w:tcBorders>
            <w:tcPrChange w:id="213" w:author="Other Author" w:date="2026-10-09T06:20:00Z">
              <w:tcPr>
                <w:tcW w:w="6520" w:type="dxa"/>
                <w:tcBorders>
                  <w:top w:val="single" w:sz="6" w:space="0" w:color="000000"/>
                  <w:left w:val="single" w:sz="4" w:space="0" w:color="000000"/>
                  <w:bottom w:val="single" w:sz="6" w:space="0" w:color="000000"/>
                  <w:right w:val="single" w:sz="4" w:space="0" w:color="000000"/>
                </w:tcBorders>
              </w:tcPr>
            </w:tcPrChange>
          </w:tcPr>
          <w:p w14:paraId="217C08D3" w14:textId="77777777" w:rsidR="006038CC" w:rsidRDefault="00404C5B">
            <w:pPr>
              <w:pBdr>
                <w:top w:val="nil"/>
                <w:left w:val="nil"/>
                <w:bottom w:val="nil"/>
                <w:right w:val="nil"/>
                <w:between w:val="nil"/>
              </w:pBdr>
              <w:spacing w:before="60" w:after="60"/>
              <w:jc w:val="left"/>
              <w:rPr>
                <w:rFonts w:ascii="Arial" w:eastAsia="Arial" w:hAnsi="Arial" w:cs="Arial"/>
                <w:color w:val="000000"/>
                <w:sz w:val="28"/>
                <w:szCs w:val="28"/>
              </w:rPr>
            </w:pPr>
            <w:r>
              <w:rPr>
                <w:rFonts w:ascii="Arial" w:eastAsia="Arial" w:hAnsi="Arial" w:cs="Arial"/>
                <w:color w:val="000000"/>
                <w:sz w:val="26"/>
                <w:szCs w:val="26"/>
              </w:rPr>
              <w:t xml:space="preserve">Secretary, </w:t>
            </w:r>
            <w:r>
              <w:rPr>
                <w:rFonts w:ascii="Arial" w:eastAsia="Arial" w:hAnsi="Arial" w:cs="Arial"/>
                <w:color w:val="000000"/>
                <w:sz w:val="28"/>
                <w:szCs w:val="28"/>
              </w:rPr>
              <w:t xml:space="preserve">Karnataka State Council for Science and Technology </w:t>
            </w:r>
          </w:p>
        </w:tc>
      </w:tr>
      <w:tr w:rsidR="006038CC" w14:paraId="0310DD70" w14:textId="77777777">
        <w:trPr>
          <w:trHeight w:val="326"/>
          <w:trPrChange w:id="214" w:author="Other Author" w:date="2026-10-09T06:20:00Z">
            <w:trPr>
              <w:trHeight w:val="326"/>
            </w:trPr>
          </w:trPrChange>
        </w:trPr>
        <w:tc>
          <w:tcPr>
            <w:tcW w:w="3119" w:type="dxa"/>
            <w:tcBorders>
              <w:top w:val="single" w:sz="6" w:space="0" w:color="000000"/>
              <w:left w:val="single" w:sz="4" w:space="0" w:color="000000"/>
              <w:bottom w:val="single" w:sz="6" w:space="0" w:color="000000"/>
              <w:right w:val="single" w:sz="4" w:space="0" w:color="000000"/>
            </w:tcBorders>
            <w:tcPrChange w:id="215" w:author="Other Author" w:date="2026-10-09T06:20:00Z">
              <w:tcPr>
                <w:tcW w:w="3119" w:type="dxa"/>
                <w:tcBorders>
                  <w:top w:val="single" w:sz="6" w:space="0" w:color="000000"/>
                  <w:left w:val="single" w:sz="4" w:space="0" w:color="000000"/>
                  <w:bottom w:val="single" w:sz="6" w:space="0" w:color="000000"/>
                  <w:right w:val="single" w:sz="4" w:space="0" w:color="000000"/>
                </w:tcBorders>
              </w:tcPr>
            </w:tcPrChange>
          </w:tcPr>
          <w:p w14:paraId="6775DE0C" w14:textId="77777777" w:rsidR="006038CC" w:rsidRDefault="00404C5B">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Bank Account No. &amp; Name of the bank </w:t>
            </w:r>
          </w:p>
        </w:tc>
        <w:tc>
          <w:tcPr>
            <w:tcW w:w="6520" w:type="dxa"/>
            <w:tcBorders>
              <w:top w:val="single" w:sz="6" w:space="0" w:color="000000"/>
              <w:left w:val="single" w:sz="4" w:space="0" w:color="000000"/>
              <w:bottom w:val="single" w:sz="6" w:space="0" w:color="000000"/>
              <w:right w:val="single" w:sz="4" w:space="0" w:color="000000"/>
            </w:tcBorders>
            <w:tcPrChange w:id="216" w:author="Other Author" w:date="2026-10-09T06:20:00Z">
              <w:tcPr>
                <w:tcW w:w="6520" w:type="dxa"/>
                <w:tcBorders>
                  <w:top w:val="single" w:sz="6" w:space="0" w:color="000000"/>
                  <w:left w:val="single" w:sz="4" w:space="0" w:color="000000"/>
                  <w:bottom w:val="single" w:sz="6" w:space="0" w:color="000000"/>
                  <w:right w:val="single" w:sz="4" w:space="0" w:color="000000"/>
                </w:tcBorders>
              </w:tcPr>
            </w:tcPrChange>
          </w:tcPr>
          <w:p w14:paraId="2FD46AC5" w14:textId="77777777" w:rsidR="006038CC" w:rsidRDefault="00404C5B">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Current A/C No. 0683201000024</w:t>
            </w:r>
            <w:r>
              <w:rPr>
                <w:rFonts w:ascii="Arial" w:eastAsia="Arial" w:hAnsi="Arial" w:cs="Arial"/>
                <w:color w:val="000000"/>
                <w:sz w:val="26"/>
                <w:szCs w:val="26"/>
              </w:rPr>
              <w:br/>
              <w:t xml:space="preserve">Canara Bank, IISc Campus Branch, Bangalore-560012 </w:t>
            </w:r>
          </w:p>
        </w:tc>
      </w:tr>
      <w:tr w:rsidR="006038CC" w14:paraId="0F865EE4" w14:textId="77777777">
        <w:trPr>
          <w:trHeight w:val="85"/>
          <w:trPrChange w:id="217" w:author="Other Author" w:date="2026-10-09T06:20:00Z">
            <w:trPr>
              <w:trHeight w:val="85"/>
            </w:trPr>
          </w:trPrChange>
        </w:trPr>
        <w:tc>
          <w:tcPr>
            <w:tcW w:w="3119" w:type="dxa"/>
            <w:tcBorders>
              <w:top w:val="single" w:sz="6" w:space="0" w:color="000000"/>
              <w:left w:val="single" w:sz="4" w:space="0" w:color="000000"/>
              <w:bottom w:val="single" w:sz="6" w:space="0" w:color="000000"/>
              <w:right w:val="single" w:sz="4" w:space="0" w:color="000000"/>
            </w:tcBorders>
            <w:tcPrChange w:id="218" w:author="Other Author" w:date="2026-10-09T06:20:00Z">
              <w:tcPr>
                <w:tcW w:w="3119" w:type="dxa"/>
                <w:tcBorders>
                  <w:top w:val="single" w:sz="6" w:space="0" w:color="000000"/>
                  <w:left w:val="single" w:sz="4" w:space="0" w:color="000000"/>
                  <w:bottom w:val="single" w:sz="6" w:space="0" w:color="000000"/>
                  <w:right w:val="single" w:sz="4" w:space="0" w:color="000000"/>
                </w:tcBorders>
              </w:tcPr>
            </w:tcPrChange>
          </w:tcPr>
          <w:p w14:paraId="390BCB4F" w14:textId="77777777" w:rsidR="006038CC" w:rsidRDefault="00404C5B">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IFSC Code </w:t>
            </w:r>
          </w:p>
        </w:tc>
        <w:tc>
          <w:tcPr>
            <w:tcW w:w="6520" w:type="dxa"/>
            <w:tcBorders>
              <w:top w:val="single" w:sz="6" w:space="0" w:color="000000"/>
              <w:left w:val="single" w:sz="4" w:space="0" w:color="000000"/>
              <w:bottom w:val="single" w:sz="6" w:space="0" w:color="000000"/>
              <w:right w:val="single" w:sz="4" w:space="0" w:color="000000"/>
            </w:tcBorders>
            <w:tcPrChange w:id="219" w:author="Other Author" w:date="2026-10-09T06:20:00Z">
              <w:tcPr>
                <w:tcW w:w="6520" w:type="dxa"/>
                <w:tcBorders>
                  <w:top w:val="single" w:sz="6" w:space="0" w:color="000000"/>
                  <w:left w:val="single" w:sz="4" w:space="0" w:color="000000"/>
                  <w:bottom w:val="single" w:sz="6" w:space="0" w:color="000000"/>
                  <w:right w:val="single" w:sz="4" w:space="0" w:color="000000"/>
                </w:tcBorders>
              </w:tcPr>
            </w:tcPrChange>
          </w:tcPr>
          <w:p w14:paraId="14836355" w14:textId="77777777" w:rsidR="006038CC" w:rsidRDefault="00404C5B">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CNRB0000683 </w:t>
            </w:r>
          </w:p>
        </w:tc>
      </w:tr>
      <w:tr w:rsidR="006038CC" w14:paraId="23DDF178" w14:textId="77777777">
        <w:trPr>
          <w:trHeight w:val="91"/>
          <w:trPrChange w:id="220" w:author="Other Author" w:date="2026-10-09T06:20:00Z">
            <w:trPr>
              <w:trHeight w:val="91"/>
            </w:trPr>
          </w:trPrChange>
        </w:trPr>
        <w:tc>
          <w:tcPr>
            <w:tcW w:w="3119" w:type="dxa"/>
            <w:tcBorders>
              <w:top w:val="single" w:sz="6" w:space="0" w:color="000000"/>
              <w:left w:val="single" w:sz="4" w:space="0" w:color="000000"/>
              <w:bottom w:val="single" w:sz="6" w:space="0" w:color="000000"/>
              <w:right w:val="single" w:sz="4" w:space="0" w:color="000000"/>
            </w:tcBorders>
            <w:tcPrChange w:id="221" w:author="Other Author" w:date="2026-10-09T06:20:00Z">
              <w:tcPr>
                <w:tcW w:w="3119" w:type="dxa"/>
                <w:tcBorders>
                  <w:top w:val="single" w:sz="6" w:space="0" w:color="000000"/>
                  <w:left w:val="single" w:sz="4" w:space="0" w:color="000000"/>
                  <w:bottom w:val="single" w:sz="6" w:space="0" w:color="000000"/>
                  <w:right w:val="single" w:sz="4" w:space="0" w:color="000000"/>
                </w:tcBorders>
              </w:tcPr>
            </w:tcPrChange>
          </w:tcPr>
          <w:p w14:paraId="30F30E58" w14:textId="77777777" w:rsidR="006038CC" w:rsidRDefault="00404C5B">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MICR Code </w:t>
            </w:r>
          </w:p>
        </w:tc>
        <w:tc>
          <w:tcPr>
            <w:tcW w:w="6520" w:type="dxa"/>
            <w:tcBorders>
              <w:top w:val="single" w:sz="6" w:space="0" w:color="000000"/>
              <w:left w:val="single" w:sz="4" w:space="0" w:color="000000"/>
              <w:bottom w:val="single" w:sz="6" w:space="0" w:color="000000"/>
              <w:right w:val="single" w:sz="4" w:space="0" w:color="000000"/>
            </w:tcBorders>
            <w:tcPrChange w:id="222" w:author="Other Author" w:date="2026-10-09T06:20:00Z">
              <w:tcPr>
                <w:tcW w:w="6520" w:type="dxa"/>
                <w:tcBorders>
                  <w:top w:val="single" w:sz="6" w:space="0" w:color="000000"/>
                  <w:left w:val="single" w:sz="4" w:space="0" w:color="000000"/>
                  <w:bottom w:val="single" w:sz="6" w:space="0" w:color="000000"/>
                  <w:right w:val="single" w:sz="4" w:space="0" w:color="000000"/>
                </w:tcBorders>
              </w:tcPr>
            </w:tcPrChange>
          </w:tcPr>
          <w:p w14:paraId="777A24AD" w14:textId="77777777" w:rsidR="006038CC" w:rsidRDefault="00404C5B">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560015023 </w:t>
            </w:r>
          </w:p>
        </w:tc>
      </w:tr>
      <w:tr w:rsidR="006038CC" w14:paraId="3451A892" w14:textId="77777777">
        <w:trPr>
          <w:trHeight w:val="252"/>
          <w:trPrChange w:id="223" w:author="Other Author" w:date="2026-10-09T06:20:00Z">
            <w:trPr>
              <w:trHeight w:val="252"/>
            </w:trPr>
          </w:trPrChange>
        </w:trPr>
        <w:tc>
          <w:tcPr>
            <w:tcW w:w="3119" w:type="dxa"/>
            <w:tcBorders>
              <w:top w:val="single" w:sz="6" w:space="0" w:color="000000"/>
              <w:left w:val="single" w:sz="4" w:space="0" w:color="000000"/>
              <w:bottom w:val="single" w:sz="6" w:space="0" w:color="000000"/>
              <w:right w:val="single" w:sz="4" w:space="0" w:color="000000"/>
            </w:tcBorders>
            <w:tcPrChange w:id="224" w:author="Other Author" w:date="2026-10-09T06:20:00Z">
              <w:tcPr>
                <w:tcW w:w="3119" w:type="dxa"/>
                <w:tcBorders>
                  <w:top w:val="single" w:sz="6" w:space="0" w:color="000000"/>
                  <w:left w:val="single" w:sz="4" w:space="0" w:color="000000"/>
                  <w:bottom w:val="single" w:sz="6" w:space="0" w:color="000000"/>
                  <w:right w:val="single" w:sz="4" w:space="0" w:color="000000"/>
                </w:tcBorders>
              </w:tcPr>
            </w:tcPrChange>
          </w:tcPr>
          <w:p w14:paraId="14853C5F" w14:textId="77777777" w:rsidR="006038CC" w:rsidRDefault="00404C5B">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Bank Branch Address </w:t>
            </w:r>
          </w:p>
        </w:tc>
        <w:tc>
          <w:tcPr>
            <w:tcW w:w="6520" w:type="dxa"/>
            <w:tcBorders>
              <w:top w:val="single" w:sz="6" w:space="0" w:color="000000"/>
              <w:left w:val="single" w:sz="4" w:space="0" w:color="000000"/>
              <w:bottom w:val="single" w:sz="6" w:space="0" w:color="000000"/>
              <w:right w:val="single" w:sz="4" w:space="0" w:color="000000"/>
            </w:tcBorders>
            <w:tcPrChange w:id="225" w:author="Other Author" w:date="2026-10-09T06:20:00Z">
              <w:tcPr>
                <w:tcW w:w="6520" w:type="dxa"/>
                <w:tcBorders>
                  <w:top w:val="single" w:sz="6" w:space="0" w:color="000000"/>
                  <w:left w:val="single" w:sz="4" w:space="0" w:color="000000"/>
                  <w:bottom w:val="single" w:sz="6" w:space="0" w:color="000000"/>
                  <w:right w:val="single" w:sz="4" w:space="0" w:color="000000"/>
                </w:tcBorders>
              </w:tcPr>
            </w:tcPrChange>
          </w:tcPr>
          <w:p w14:paraId="5669CFB1" w14:textId="77777777" w:rsidR="006038CC" w:rsidRDefault="00404C5B">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Canara Bank, Indian Institute of Science, Bangalore-560012 </w:t>
            </w:r>
          </w:p>
        </w:tc>
      </w:tr>
    </w:tbl>
    <w:p w14:paraId="3BBCB8C3" w14:textId="77777777" w:rsidR="006038CC" w:rsidRDefault="006038CC">
      <w:pPr>
        <w:spacing w:after="0"/>
        <w:jc w:val="center"/>
        <w:rPr>
          <w:rFonts w:ascii="Arial" w:eastAsia="Arial" w:hAnsi="Arial" w:cs="Arial"/>
          <w:sz w:val="10"/>
          <w:szCs w:val="10"/>
        </w:rPr>
      </w:pPr>
    </w:p>
    <w:p w14:paraId="5208F4DE" w14:textId="77777777" w:rsidR="006038CC" w:rsidRDefault="00404C5B">
      <w:pPr>
        <w:spacing w:after="0"/>
        <w:jc w:val="center"/>
        <w:rPr>
          <w:rFonts w:ascii="Arial" w:eastAsia="Arial" w:hAnsi="Arial" w:cs="Arial"/>
        </w:rPr>
      </w:pPr>
      <w:r>
        <w:rPr>
          <w:rFonts w:ascii="Arial" w:eastAsia="Arial" w:hAnsi="Arial" w:cs="Arial"/>
          <w:noProof/>
        </w:rPr>
        <w:drawing>
          <wp:inline distT="0" distB="0" distL="114300" distR="114300" wp14:anchorId="40BA29E6" wp14:editId="40E62755">
            <wp:extent cx="3992880" cy="3584575"/>
            <wp:effectExtent l="0" t="0" r="0" b="0"/>
            <wp:docPr id="10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1"/>
                    <a:srcRect/>
                    <a:stretch>
                      <a:fillRect/>
                    </a:stretch>
                  </pic:blipFill>
                  <pic:spPr>
                    <a:xfrm>
                      <a:off x="0" y="0"/>
                      <a:ext cx="3992880" cy="3584575"/>
                    </a:xfrm>
                    <a:prstGeom prst="rect">
                      <a:avLst/>
                    </a:prstGeom>
                    <a:ln/>
                  </pic:spPr>
                </pic:pic>
              </a:graphicData>
            </a:graphic>
          </wp:inline>
        </w:drawing>
      </w:r>
    </w:p>
    <w:p w14:paraId="3CA6D54C" w14:textId="77777777" w:rsidR="006038CC" w:rsidRDefault="00404C5B">
      <w:pPr>
        <w:tabs>
          <w:tab w:val="left" w:pos="869"/>
          <w:tab w:val="center" w:pos="5386"/>
        </w:tabs>
        <w:spacing w:before="240" w:after="0" w:line="276" w:lineRule="auto"/>
        <w:rPr>
          <w:rFonts w:ascii="Arial" w:eastAsia="Arial" w:hAnsi="Arial" w:cs="Arial"/>
        </w:rPr>
      </w:pPr>
      <w:r>
        <w:rPr>
          <w:rFonts w:ascii="Arial" w:eastAsia="Arial" w:hAnsi="Arial" w:cs="Arial"/>
          <w:b/>
          <w:bCs/>
        </w:rPr>
        <w:t>Note:</w:t>
      </w:r>
      <w:r>
        <w:rPr>
          <w:rFonts w:ascii="Arial" w:eastAsia="Arial" w:hAnsi="Arial" w:cs="Arial"/>
        </w:rPr>
        <w:t xml:space="preserve"> For finance related queries, please contact KSCST accounts section: 080 – 23341652, 23348849 during office hours between 3.00 pm to 5 pm, email: finance@kscst.org.in with a copy to spp@kscst.org.in</w:t>
      </w:r>
    </w:p>
    <w:p w14:paraId="6751869E" w14:textId="77777777" w:rsidR="006038CC" w:rsidRDefault="006038CC">
      <w:pPr>
        <w:rPr>
          <w:rFonts w:ascii="Arial" w:eastAsia="Arial" w:hAnsi="Arial" w:cs="Arial"/>
          <w:sz w:val="28"/>
          <w:szCs w:val="28"/>
        </w:rPr>
      </w:pPr>
    </w:p>
    <w:p w14:paraId="3DA65C93" w14:textId="77777777" w:rsidR="006038CC" w:rsidRDefault="00404C5B">
      <w:pPr>
        <w:spacing w:after="0"/>
        <w:jc w:val="center"/>
        <w:rPr>
          <w:rFonts w:ascii="Arial" w:eastAsia="Arial" w:hAnsi="Arial" w:cs="Arial"/>
        </w:rPr>
      </w:pPr>
      <w:r>
        <w:rPr>
          <w:rFonts w:ascii="Arial" w:eastAsia="Arial" w:hAnsi="Arial" w:cs="Arial"/>
          <w:noProof/>
        </w:rPr>
        <w:drawing>
          <wp:inline distT="0" distB="0" distL="114300" distR="114300" wp14:anchorId="587FCC5B" wp14:editId="39CFAF27">
            <wp:extent cx="5069840" cy="7241540"/>
            <wp:effectExtent l="0" t="0" r="0" b="0"/>
            <wp:docPr id="102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2"/>
                    <a:srcRect/>
                    <a:stretch>
                      <a:fillRect/>
                    </a:stretch>
                  </pic:blipFill>
                  <pic:spPr>
                    <a:xfrm>
                      <a:off x="0" y="0"/>
                      <a:ext cx="5069840" cy="7241540"/>
                    </a:xfrm>
                    <a:prstGeom prst="rect">
                      <a:avLst/>
                    </a:prstGeom>
                    <a:ln/>
                  </pic:spPr>
                </pic:pic>
              </a:graphicData>
            </a:graphic>
          </wp:inline>
        </w:drawing>
      </w:r>
    </w:p>
    <w:p w14:paraId="323A52F0" w14:textId="77777777" w:rsidR="006038CC" w:rsidRDefault="00404C5B">
      <w:pPr>
        <w:tabs>
          <w:tab w:val="left" w:pos="869"/>
          <w:tab w:val="center" w:pos="5386"/>
        </w:tabs>
        <w:spacing w:before="240" w:after="0" w:line="276" w:lineRule="auto"/>
        <w:rPr>
          <w:rFonts w:ascii="Arial" w:eastAsia="Arial" w:hAnsi="Arial" w:cs="Arial"/>
        </w:rPr>
      </w:pPr>
      <w:r>
        <w:rPr>
          <w:rFonts w:ascii="Arial" w:eastAsia="Arial" w:hAnsi="Arial" w:cs="Arial"/>
          <w:b/>
          <w:bCs/>
        </w:rPr>
        <w:t>Note:</w:t>
      </w:r>
      <w:r>
        <w:rPr>
          <w:rFonts w:ascii="Arial" w:eastAsia="Arial" w:hAnsi="Arial" w:cs="Arial"/>
        </w:rPr>
        <w:t xml:space="preserve"> For finance related queries, please contact KSCST accounts section: 080 – 23341652, 23348849 during office hours between 3.00 pm to 5 pm, email: finance@kscst.org.in with a copy to spp@kscst.org.in</w:t>
      </w:r>
    </w:p>
    <w:p w14:paraId="028C8B5F" w14:textId="77777777" w:rsidR="006038CC" w:rsidRDefault="006038CC">
      <w:pPr>
        <w:rPr>
          <w:rFonts w:ascii="Arial" w:eastAsia="Arial" w:hAnsi="Arial" w:cs="Arial"/>
          <w:sz w:val="28"/>
          <w:szCs w:val="28"/>
        </w:rPr>
      </w:pPr>
    </w:p>
    <w:p w14:paraId="64CB683E" w14:textId="77777777" w:rsidR="006038CC" w:rsidRDefault="006038CC">
      <w:pPr>
        <w:widowControl/>
        <w:spacing w:before="0" w:after="0"/>
        <w:rPr>
          <w:rFonts w:ascii="Arial" w:eastAsia="Arial" w:hAnsi="Arial" w:cs="Arial"/>
        </w:rPr>
      </w:pPr>
    </w:p>
    <w:sectPr w:rsidR="006038CC">
      <w:pgSz w:w="11907" w:h="16840"/>
      <w:pgMar w:top="1134" w:right="1134" w:bottom="1134" w:left="1134" w:header="720" w:footer="5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94FBC" w14:textId="77777777" w:rsidR="00C263E8" w:rsidRDefault="00C263E8">
      <w:pPr>
        <w:spacing w:before="0" w:after="0"/>
      </w:pPr>
      <w:r>
        <w:separator/>
      </w:r>
    </w:p>
  </w:endnote>
  <w:endnote w:type="continuationSeparator" w:id="0">
    <w:p w14:paraId="1F2A487E" w14:textId="77777777" w:rsidR="00C263E8" w:rsidRDefault="00C263E8">
      <w:pPr>
        <w:spacing w:before="0" w:after="0"/>
      </w:pPr>
      <w:r>
        <w:continuationSeparator/>
      </w:r>
    </w:p>
  </w:endnote>
  <w:endnote w:type="continuationNotice" w:id="1">
    <w:p w14:paraId="1049AC6C" w14:textId="77777777" w:rsidR="00C263E8" w:rsidRDefault="00C263E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F3A1806-9FE6-444F-AAE3-C7AFA82CE76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3F69DED8-2A12-4A57-804B-25E711814493}"/>
    <w:embedBold r:id="rId3" w:fontKey="{5E572CF4-09F3-47A4-A9CA-D2B705FFEBA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81BC7965-F90C-4E99-9351-81A51A083D24}"/>
    <w:embedBold r:id="rId5" w:fontKey="{714AB96D-7D8A-416A-BFB0-F6C6FB874105}"/>
  </w:font>
  <w:font w:name="Cambria">
    <w:panose1 w:val="02040503050406030204"/>
    <w:charset w:val="00"/>
    <w:family w:val="roman"/>
    <w:pitch w:val="variable"/>
    <w:sig w:usb0="E00006FF" w:usb1="420024FF" w:usb2="02000000" w:usb3="00000000" w:csb0="0000019F" w:csb1="00000000"/>
    <w:embedRegular r:id="rId6" w:fontKey="{44913C29-6CE4-431C-B0ED-42C80BF2555F}"/>
    <w:embedBold r:id="rId7" w:fontKey="{0DD93E55-F527-45DA-A626-B1541030D86B}"/>
  </w:font>
  <w:font w:name="Tunga">
    <w:panose1 w:val="00000400000000000000"/>
    <w:charset w:val="00"/>
    <w:family w:val="swiss"/>
    <w:pitch w:val="variable"/>
    <w:sig w:usb0="00400003" w:usb1="00000000" w:usb2="00000000" w:usb3="00000000" w:csb0="00000001" w:csb1="00000000"/>
    <w:embedRegular r:id="rId8" w:fontKey="{2C3C9C7C-CD56-4C65-B73D-A6FF48393E77}"/>
    <w:embedBold r:id="rId9" w:fontKey="{B8FB456A-ABE8-42B0-BDCD-7DB5FC43FB41}"/>
  </w:font>
  <w:font w:name="Calibri Light">
    <w:panose1 w:val="020F0302020204030204"/>
    <w:charset w:val="00"/>
    <w:family w:val="swiss"/>
    <w:pitch w:val="variable"/>
    <w:sig w:usb0="E4002EFF" w:usb1="C200247B" w:usb2="00000009" w:usb3="00000000" w:csb0="000001FF" w:csb1="00000000"/>
    <w:embedBold r:id="rId10" w:fontKey="{82757764-46D5-4333-B102-9C231B43D311}"/>
  </w:font>
  <w:font w:name="Georgia">
    <w:panose1 w:val="02040502050405020303"/>
    <w:charset w:val="00"/>
    <w:family w:val="roman"/>
    <w:pitch w:val="variable"/>
    <w:sig w:usb0="00000287" w:usb1="00000000" w:usb2="00000000" w:usb3="00000000" w:csb0="0000009F" w:csb1="00000000"/>
    <w:embedItalic r:id="rId11" w:fontKey="{3D0412A9-397A-47B5-9944-3CBEA1D7B026}"/>
  </w:font>
  <w:font w:name="Bookman Old Style">
    <w:panose1 w:val="02050604050505020204"/>
    <w:charset w:val="00"/>
    <w:family w:val="roman"/>
    <w:pitch w:val="variable"/>
    <w:sig w:usb0="00000287" w:usb1="00000000" w:usb2="00000000" w:usb3="00000000" w:csb0="0000009F" w:csb1="00000000"/>
    <w:embedBoldItalic r:id="rId12" w:fontKey="{1736D70D-1D24-462E-9317-936C33BD0CBE}"/>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embedRegular r:id="rId13" w:subsetted="1" w:fontKey="{A09CF410-85B7-4DEF-A657-E357392EFC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2ADB" w14:textId="77777777" w:rsidR="00757692" w:rsidRDefault="00757692">
    <w:pPr>
      <w:pBdr>
        <w:top w:val="nil"/>
        <w:left w:val="nil"/>
        <w:bottom w:val="nil"/>
        <w:right w:val="nil"/>
        <w:between w:val="nil"/>
      </w:pBdr>
      <w:tabs>
        <w:tab w:val="right" w:pos="9498"/>
      </w:tabs>
      <w:rPr>
        <w:color w:val="000000"/>
      </w:rPr>
    </w:pPr>
    <w:r>
      <w:rPr>
        <w:rFonts w:ascii="Arial" w:eastAsia="Arial" w:hAnsi="Arial" w:cs="Arial"/>
        <w:b/>
        <w:bCs/>
        <w:color w:val="000000"/>
        <w:sz w:val="20"/>
        <w:szCs w:val="20"/>
      </w:rPr>
      <w:t>KSCST: 50</w:t>
    </w:r>
    <w:r>
      <w:rPr>
        <w:rFonts w:ascii="Arial" w:eastAsia="Arial" w:hAnsi="Arial" w:cs="Arial"/>
        <w:b/>
        <w:bCs/>
        <w:color w:val="000000"/>
        <w:sz w:val="20"/>
        <w:szCs w:val="20"/>
        <w:vertAlign w:val="superscript"/>
      </w:rPr>
      <w:t>th</w:t>
    </w:r>
    <w:r>
      <w:rPr>
        <w:rFonts w:ascii="Arial" w:eastAsia="Arial" w:hAnsi="Arial" w:cs="Arial"/>
        <w:b/>
        <w:bCs/>
        <w:color w:val="000000"/>
        <w:sz w:val="20"/>
        <w:szCs w:val="20"/>
      </w:rPr>
      <w:t xml:space="preserve"> Series of Student Project Programme 2026-2027: Project Proposal</w:t>
    </w:r>
    <w:r>
      <w:rPr>
        <w:rFonts w:ascii="Bookman Old Style" w:eastAsia="Bookman Old Style" w:hAnsi="Bookman Old Style" w:cs="Bookman Old Style"/>
        <w:b/>
        <w:bCs/>
        <w:i/>
        <w:iCs/>
        <w:color w:val="000000"/>
        <w:sz w:val="18"/>
        <w:szCs w:val="18"/>
      </w:rPr>
      <w:tab/>
    </w:r>
    <w:r>
      <w:rPr>
        <w:color w:val="000000"/>
      </w:rPr>
      <w:t xml:space="preserve">Page </w:t>
    </w:r>
    <w:ins w:id="0" w:author="Other Author" w:date="2026-10-09T06:21:00Z">
      <w:r>
        <w:rPr>
          <w:b/>
          <w:bCs/>
          <w:color w:val="000000"/>
          <w:sz w:val="24"/>
          <w:szCs w:val="24"/>
        </w:rPr>
        <w:fldChar w:fldCharType="begin"/>
      </w:r>
      <w:r>
        <w:rPr>
          <w:b/>
          <w:bCs/>
          <w:color w:val="000000"/>
          <w:sz w:val="24"/>
          <w:szCs w:val="24"/>
        </w:rPr>
        <w:instrText>PAGE</w:instrText>
      </w:r>
    </w:ins>
    <w:r>
      <w:rPr>
        <w:b/>
        <w:bCs/>
        <w:color w:val="000000"/>
        <w:sz w:val="24"/>
        <w:szCs w:val="24"/>
      </w:rPr>
      <w:fldChar w:fldCharType="separate"/>
    </w:r>
    <w:r w:rsidR="00815874">
      <w:rPr>
        <w:b/>
        <w:bCs/>
        <w:noProof/>
        <w:color w:val="000000"/>
        <w:sz w:val="24"/>
        <w:szCs w:val="24"/>
      </w:rPr>
      <w:t>4</w:t>
    </w:r>
    <w:ins w:id="1" w:author="Other Author" w:date="2026-10-09T06:21:00Z">
      <w:r>
        <w:rPr>
          <w:b/>
          <w:bCs/>
          <w:color w:val="000000"/>
          <w:sz w:val="24"/>
          <w:szCs w:val="24"/>
        </w:rPr>
        <w:fldChar w:fldCharType="end"/>
      </w:r>
    </w:ins>
    <w:del w:id="2" w:author="Other Author" w:date="2026-10-09T06:21:00Z">
      <w:r>
        <w:rPr>
          <w:b/>
          <w:bCs/>
          <w:color w:val="000000"/>
          <w:sz w:val="24"/>
          <w:szCs w:val="24"/>
        </w:rPr>
        <w:fldChar w:fldCharType="begin"/>
      </w:r>
      <w:r>
        <w:rPr>
          <w:b/>
          <w:bCs/>
          <w:color w:val="000000"/>
          <w:sz w:val="24"/>
          <w:szCs w:val="24"/>
        </w:rPr>
        <w:delInstrText>PAGE</w:delInstrText>
      </w:r>
      <w:r>
        <w:rPr>
          <w:b/>
          <w:bCs/>
          <w:color w:val="000000"/>
          <w:sz w:val="24"/>
          <w:szCs w:val="24"/>
        </w:rPr>
        <w:fldChar w:fldCharType="separate"/>
      </w:r>
      <w:r>
        <w:rPr>
          <w:b/>
          <w:bCs/>
          <w:noProof/>
          <w:color w:val="000000"/>
          <w:sz w:val="24"/>
          <w:szCs w:val="24"/>
        </w:rPr>
        <w:delText>18</w:delText>
      </w:r>
      <w:r>
        <w:rPr>
          <w:b/>
          <w:bCs/>
          <w:color w:val="000000"/>
          <w:sz w:val="24"/>
          <w:szCs w:val="24"/>
        </w:rPr>
        <w:fldChar w:fldCharType="end"/>
      </w:r>
    </w:del>
    <w:r>
      <w:rPr>
        <w:color w:val="000000"/>
      </w:rPr>
      <w:t xml:space="preserve"> of </w:t>
    </w:r>
    <w:ins w:id="3" w:author="Other Author" w:date="2026-10-09T06:21:00Z">
      <w:r>
        <w:rPr>
          <w:b/>
          <w:bCs/>
          <w:color w:val="000000"/>
          <w:sz w:val="24"/>
          <w:szCs w:val="24"/>
        </w:rPr>
        <w:fldChar w:fldCharType="begin"/>
      </w:r>
      <w:r>
        <w:rPr>
          <w:b/>
          <w:bCs/>
          <w:color w:val="000000"/>
          <w:sz w:val="24"/>
          <w:szCs w:val="24"/>
        </w:rPr>
        <w:instrText>NUMPAGES</w:instrText>
      </w:r>
    </w:ins>
    <w:r>
      <w:rPr>
        <w:b/>
        <w:bCs/>
        <w:color w:val="000000"/>
        <w:sz w:val="24"/>
        <w:szCs w:val="24"/>
      </w:rPr>
      <w:fldChar w:fldCharType="separate"/>
    </w:r>
    <w:r w:rsidR="00815874">
      <w:rPr>
        <w:b/>
        <w:bCs/>
        <w:noProof/>
        <w:color w:val="000000"/>
        <w:sz w:val="24"/>
        <w:szCs w:val="24"/>
      </w:rPr>
      <w:t>26</w:t>
    </w:r>
    <w:ins w:id="4" w:author="Other Author" w:date="2026-10-09T06:21:00Z">
      <w:r>
        <w:rPr>
          <w:b/>
          <w:bCs/>
          <w:color w:val="000000"/>
          <w:sz w:val="24"/>
          <w:szCs w:val="24"/>
        </w:rPr>
        <w:fldChar w:fldCharType="end"/>
      </w:r>
    </w:ins>
    <w:del w:id="5" w:author="Other Author" w:date="2026-10-09T06:21:00Z">
      <w:r>
        <w:rPr>
          <w:b/>
          <w:bCs/>
          <w:color w:val="000000"/>
          <w:sz w:val="24"/>
          <w:szCs w:val="24"/>
        </w:rPr>
        <w:fldChar w:fldCharType="begin"/>
      </w:r>
      <w:r>
        <w:rPr>
          <w:b/>
          <w:bCs/>
          <w:color w:val="000000"/>
          <w:sz w:val="24"/>
          <w:szCs w:val="24"/>
        </w:rPr>
        <w:delInstrText>NUMPAGES</w:delInstrText>
      </w:r>
      <w:r>
        <w:rPr>
          <w:b/>
          <w:bCs/>
          <w:color w:val="000000"/>
          <w:sz w:val="24"/>
          <w:szCs w:val="24"/>
        </w:rPr>
        <w:fldChar w:fldCharType="separate"/>
      </w:r>
      <w:r>
        <w:rPr>
          <w:b/>
          <w:bCs/>
          <w:noProof/>
          <w:color w:val="000000"/>
          <w:sz w:val="24"/>
          <w:szCs w:val="24"/>
        </w:rPr>
        <w:delText>18</w:delText>
      </w:r>
      <w:r>
        <w:rPr>
          <w:b/>
          <w:bCs/>
          <w:color w:val="000000"/>
          <w:sz w:val="24"/>
          <w:szCs w:val="24"/>
        </w:rPr>
        <w:fldChar w:fldCharType="end"/>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2310" w14:textId="77777777" w:rsidR="00757692" w:rsidRDefault="00757692">
    <w:pPr>
      <w:pBdr>
        <w:top w:val="nil"/>
        <w:left w:val="nil"/>
        <w:bottom w:val="nil"/>
        <w:right w:val="nil"/>
        <w:between w:val="nil"/>
      </w:pBdr>
      <w:tabs>
        <w:tab w:val="right" w:pos="9639"/>
      </w:tabs>
      <w:jc w:val="left"/>
      <w:rPr>
        <w:color w:val="000000"/>
      </w:rPr>
    </w:pPr>
    <w:r>
      <w:rPr>
        <w:rFonts w:ascii="Arial" w:eastAsia="Arial" w:hAnsi="Arial" w:cs="Arial"/>
        <w:b/>
        <w:bCs/>
        <w:color w:val="000000"/>
        <w:sz w:val="20"/>
        <w:szCs w:val="20"/>
      </w:rPr>
      <w:t>KSCST: 50</w:t>
    </w:r>
    <w:r>
      <w:rPr>
        <w:rFonts w:ascii="Arial" w:eastAsia="Arial" w:hAnsi="Arial" w:cs="Arial"/>
        <w:b/>
        <w:bCs/>
        <w:color w:val="000000"/>
        <w:sz w:val="20"/>
        <w:szCs w:val="20"/>
        <w:vertAlign w:val="superscript"/>
      </w:rPr>
      <w:t>th</w:t>
    </w:r>
    <w:r>
      <w:rPr>
        <w:rFonts w:ascii="Arial" w:eastAsia="Arial" w:hAnsi="Arial" w:cs="Arial"/>
        <w:b/>
        <w:bCs/>
        <w:color w:val="000000"/>
        <w:sz w:val="20"/>
        <w:szCs w:val="20"/>
      </w:rPr>
      <w:t xml:space="preserve"> Series of Student Project Programme 2026-2027: Project Proposal</w:t>
    </w:r>
    <w:r>
      <w:rPr>
        <w:color w:val="000000"/>
      </w:rPr>
      <w:tab/>
      <w:t xml:space="preserve">Page </w:t>
    </w:r>
    <w:ins w:id="6" w:author="Other Author" w:date="2026-10-09T06:21:00Z">
      <w:r>
        <w:rPr>
          <w:b/>
          <w:bCs/>
          <w:color w:val="000000"/>
          <w:sz w:val="24"/>
          <w:szCs w:val="24"/>
        </w:rPr>
        <w:fldChar w:fldCharType="begin"/>
      </w:r>
      <w:r>
        <w:rPr>
          <w:b/>
          <w:bCs/>
          <w:color w:val="000000"/>
          <w:sz w:val="24"/>
          <w:szCs w:val="24"/>
        </w:rPr>
        <w:instrText>PAGE</w:instrText>
      </w:r>
    </w:ins>
    <w:r>
      <w:rPr>
        <w:b/>
        <w:bCs/>
        <w:color w:val="000000"/>
        <w:sz w:val="24"/>
        <w:szCs w:val="24"/>
      </w:rPr>
      <w:fldChar w:fldCharType="separate"/>
    </w:r>
    <w:r w:rsidR="00815874">
      <w:rPr>
        <w:b/>
        <w:bCs/>
        <w:noProof/>
        <w:color w:val="000000"/>
        <w:sz w:val="24"/>
        <w:szCs w:val="24"/>
      </w:rPr>
      <w:t>5</w:t>
    </w:r>
    <w:ins w:id="7" w:author="Other Author" w:date="2026-10-09T06:21:00Z">
      <w:r>
        <w:rPr>
          <w:b/>
          <w:bCs/>
          <w:color w:val="000000"/>
          <w:sz w:val="24"/>
          <w:szCs w:val="24"/>
        </w:rPr>
        <w:fldChar w:fldCharType="end"/>
      </w:r>
    </w:ins>
    <w:del w:id="8" w:author="Other Author" w:date="2026-10-09T06:21:00Z">
      <w:r>
        <w:rPr>
          <w:b/>
          <w:bCs/>
          <w:color w:val="000000"/>
          <w:sz w:val="24"/>
          <w:szCs w:val="24"/>
        </w:rPr>
        <w:fldChar w:fldCharType="begin"/>
      </w:r>
      <w:r>
        <w:rPr>
          <w:b/>
          <w:bCs/>
          <w:color w:val="000000"/>
          <w:sz w:val="24"/>
          <w:szCs w:val="24"/>
        </w:rPr>
        <w:delInstrText>PAGE</w:delInstrText>
      </w:r>
      <w:r>
        <w:rPr>
          <w:b/>
          <w:bCs/>
          <w:color w:val="000000"/>
          <w:sz w:val="24"/>
          <w:szCs w:val="24"/>
        </w:rPr>
        <w:fldChar w:fldCharType="separate"/>
      </w:r>
      <w:r>
        <w:rPr>
          <w:b/>
          <w:bCs/>
          <w:noProof/>
          <w:color w:val="000000"/>
          <w:sz w:val="24"/>
          <w:szCs w:val="24"/>
        </w:rPr>
        <w:delText>3</w:delText>
      </w:r>
      <w:r>
        <w:rPr>
          <w:b/>
          <w:bCs/>
          <w:color w:val="000000"/>
          <w:sz w:val="24"/>
          <w:szCs w:val="24"/>
        </w:rPr>
        <w:fldChar w:fldCharType="end"/>
      </w:r>
    </w:del>
    <w:r>
      <w:rPr>
        <w:color w:val="000000"/>
      </w:rPr>
      <w:t xml:space="preserve"> of </w:t>
    </w:r>
    <w:ins w:id="9" w:author="Other Author" w:date="2026-10-09T06:21:00Z">
      <w:r>
        <w:rPr>
          <w:b/>
          <w:bCs/>
          <w:color w:val="000000"/>
          <w:sz w:val="24"/>
          <w:szCs w:val="24"/>
        </w:rPr>
        <w:fldChar w:fldCharType="begin"/>
      </w:r>
      <w:r>
        <w:rPr>
          <w:b/>
          <w:bCs/>
          <w:color w:val="000000"/>
          <w:sz w:val="24"/>
          <w:szCs w:val="24"/>
        </w:rPr>
        <w:instrText>NUMPAGES</w:instrText>
      </w:r>
    </w:ins>
    <w:r>
      <w:rPr>
        <w:b/>
        <w:bCs/>
        <w:color w:val="000000"/>
        <w:sz w:val="24"/>
        <w:szCs w:val="24"/>
      </w:rPr>
      <w:fldChar w:fldCharType="separate"/>
    </w:r>
    <w:r w:rsidR="00815874">
      <w:rPr>
        <w:b/>
        <w:bCs/>
        <w:noProof/>
        <w:color w:val="000000"/>
        <w:sz w:val="24"/>
        <w:szCs w:val="24"/>
      </w:rPr>
      <w:t>26</w:t>
    </w:r>
    <w:ins w:id="10" w:author="Other Author" w:date="2026-10-09T06:21:00Z">
      <w:r>
        <w:rPr>
          <w:b/>
          <w:bCs/>
          <w:color w:val="000000"/>
          <w:sz w:val="24"/>
          <w:szCs w:val="24"/>
        </w:rPr>
        <w:fldChar w:fldCharType="end"/>
      </w:r>
    </w:ins>
    <w:del w:id="11" w:author="Other Author" w:date="2026-10-09T06:21:00Z">
      <w:r>
        <w:rPr>
          <w:b/>
          <w:bCs/>
          <w:color w:val="000000"/>
          <w:sz w:val="24"/>
          <w:szCs w:val="24"/>
        </w:rPr>
        <w:fldChar w:fldCharType="begin"/>
      </w:r>
      <w:r>
        <w:rPr>
          <w:b/>
          <w:bCs/>
          <w:color w:val="000000"/>
          <w:sz w:val="24"/>
          <w:szCs w:val="24"/>
        </w:rPr>
        <w:delInstrText>NUMPAGES</w:delInstrText>
      </w:r>
      <w:r>
        <w:rPr>
          <w:b/>
          <w:bCs/>
          <w:color w:val="000000"/>
          <w:sz w:val="24"/>
          <w:szCs w:val="24"/>
        </w:rPr>
        <w:fldChar w:fldCharType="separate"/>
      </w:r>
      <w:r>
        <w:rPr>
          <w:b/>
          <w:bCs/>
          <w:noProof/>
          <w:color w:val="000000"/>
          <w:sz w:val="24"/>
          <w:szCs w:val="24"/>
        </w:rPr>
        <w:delText>18</w:delText>
      </w:r>
      <w:r>
        <w:rPr>
          <w:b/>
          <w:bCs/>
          <w:color w:val="000000"/>
          <w:sz w:val="24"/>
          <w:szCs w:val="24"/>
        </w:rPr>
        <w:fldChar w:fldCharType="end"/>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FFCAE" w14:textId="77777777" w:rsidR="002E1885" w:rsidRDefault="002E1885" w:rsidP="002E1885">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86EF7" w14:textId="77777777" w:rsidR="00C263E8" w:rsidRDefault="00C263E8">
      <w:pPr>
        <w:spacing w:before="0" w:after="0"/>
      </w:pPr>
      <w:r>
        <w:separator/>
      </w:r>
    </w:p>
  </w:footnote>
  <w:footnote w:type="continuationSeparator" w:id="0">
    <w:p w14:paraId="155596C1" w14:textId="77777777" w:rsidR="00C263E8" w:rsidRDefault="00C263E8">
      <w:pPr>
        <w:spacing w:before="0" w:after="0"/>
      </w:pPr>
      <w:r>
        <w:continuationSeparator/>
      </w:r>
    </w:p>
  </w:footnote>
  <w:footnote w:type="continuationNotice" w:id="1">
    <w:p w14:paraId="04CC4D7E" w14:textId="77777777" w:rsidR="00C263E8" w:rsidRDefault="00C263E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7AAA" w14:textId="77777777" w:rsidR="002E1885" w:rsidRDefault="002E1885" w:rsidP="002E1885">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7730" w14:textId="77777777" w:rsidR="00757692" w:rsidRDefault="00757692" w:rsidP="00404C5B">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E461" w14:textId="77777777" w:rsidR="002E1885" w:rsidRDefault="002E1885" w:rsidP="002E1885">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CC4"/>
    <w:multiLevelType w:val="multilevel"/>
    <w:tmpl w:val="D552210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02787287"/>
    <w:multiLevelType w:val="multilevel"/>
    <w:tmpl w:val="E04C700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03127EFA"/>
    <w:multiLevelType w:val="multilevel"/>
    <w:tmpl w:val="03EA8428"/>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097161B9"/>
    <w:multiLevelType w:val="multilevel"/>
    <w:tmpl w:val="A0E4D36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15:restartNumberingAfterBreak="0">
    <w:nsid w:val="09B33EBB"/>
    <w:multiLevelType w:val="multilevel"/>
    <w:tmpl w:val="B720B49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15:restartNumberingAfterBreak="0">
    <w:nsid w:val="0BC54428"/>
    <w:multiLevelType w:val="multilevel"/>
    <w:tmpl w:val="F15E365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 w15:restartNumberingAfterBreak="0">
    <w:nsid w:val="0C5F5D59"/>
    <w:multiLevelType w:val="multilevel"/>
    <w:tmpl w:val="E326C15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 w15:restartNumberingAfterBreak="0">
    <w:nsid w:val="0D7743E9"/>
    <w:multiLevelType w:val="multilevel"/>
    <w:tmpl w:val="122438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0F8E72DC"/>
    <w:multiLevelType w:val="multilevel"/>
    <w:tmpl w:val="51603D9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11F16C42"/>
    <w:multiLevelType w:val="multilevel"/>
    <w:tmpl w:val="CF4E7070"/>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15:restartNumberingAfterBreak="0">
    <w:nsid w:val="1425768C"/>
    <w:multiLevelType w:val="multilevel"/>
    <w:tmpl w:val="75CEFF3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15:restartNumberingAfterBreak="0">
    <w:nsid w:val="153E1DB7"/>
    <w:multiLevelType w:val="multilevel"/>
    <w:tmpl w:val="5614D32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2" w15:restartNumberingAfterBreak="0">
    <w:nsid w:val="1AAC619E"/>
    <w:multiLevelType w:val="multilevel"/>
    <w:tmpl w:val="80C6CB5C"/>
    <w:lvl w:ilvl="0">
      <w:start w:val="1"/>
      <w:numFmt w:val="decimal"/>
      <w:lvlText w:val="%1."/>
      <w:lvlJc w:val="left"/>
      <w:pPr>
        <w:ind w:left="720" w:hanging="360"/>
      </w:pPr>
      <w:rPr>
        <w:b/>
        <w:bCs/>
        <w:vertAlign w:val="baseline"/>
      </w:rPr>
    </w:lvl>
    <w:lvl w:ilvl="1">
      <w:start w:val="1"/>
      <w:numFmt w:val="decimal"/>
      <w:lvlText w:val="%2."/>
      <w:lvlJc w:val="left"/>
      <w:pPr>
        <w:ind w:left="1440" w:hanging="360"/>
      </w:pPr>
      <w:rPr>
        <w:b/>
        <w:bC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1B9D7B81"/>
    <w:multiLevelType w:val="multilevel"/>
    <w:tmpl w:val="A38A6F42"/>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14" w15:restartNumberingAfterBreak="0">
    <w:nsid w:val="1CB32895"/>
    <w:multiLevelType w:val="multilevel"/>
    <w:tmpl w:val="486CA782"/>
    <w:lvl w:ilvl="0">
      <w:start w:val="1"/>
      <w:numFmt w:val="decimal"/>
      <w:lvlText w:val="%1."/>
      <w:lvlJc w:val="left"/>
      <w:pPr>
        <w:ind w:left="720" w:hanging="360"/>
      </w:pPr>
      <w:rPr>
        <w:b/>
        <w:bCs/>
        <w:vertAlign w:val="baseline"/>
      </w:rPr>
    </w:lvl>
    <w:lvl w:ilvl="1">
      <w:start w:val="1"/>
      <w:numFmt w:val="decimal"/>
      <w:lvlText w:val="%2."/>
      <w:lvlJc w:val="left"/>
      <w:pPr>
        <w:ind w:left="1440" w:hanging="360"/>
      </w:pPr>
      <w:rPr>
        <w:b/>
        <w:bC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1CF046E9"/>
    <w:multiLevelType w:val="multilevel"/>
    <w:tmpl w:val="0F50D2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1D1F6CC1"/>
    <w:multiLevelType w:val="multilevel"/>
    <w:tmpl w:val="13D88CBE"/>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7" w15:restartNumberingAfterBreak="0">
    <w:nsid w:val="20B04139"/>
    <w:multiLevelType w:val="multilevel"/>
    <w:tmpl w:val="BCA6BEE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8" w15:restartNumberingAfterBreak="0">
    <w:nsid w:val="2BAA44C4"/>
    <w:multiLevelType w:val="multilevel"/>
    <w:tmpl w:val="C8C6FD9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9" w15:restartNumberingAfterBreak="0">
    <w:nsid w:val="2E233445"/>
    <w:multiLevelType w:val="multilevel"/>
    <w:tmpl w:val="DBD29C9A"/>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0" w15:restartNumberingAfterBreak="0">
    <w:nsid w:val="36E82CB0"/>
    <w:multiLevelType w:val="multilevel"/>
    <w:tmpl w:val="0B7A83C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1" w15:restartNumberingAfterBreak="0">
    <w:nsid w:val="39A646D5"/>
    <w:multiLevelType w:val="multilevel"/>
    <w:tmpl w:val="4728385E"/>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2" w15:restartNumberingAfterBreak="0">
    <w:nsid w:val="39DC6E5C"/>
    <w:multiLevelType w:val="multilevel"/>
    <w:tmpl w:val="24763BF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3" w15:restartNumberingAfterBreak="0">
    <w:nsid w:val="3AD549E9"/>
    <w:multiLevelType w:val="multilevel"/>
    <w:tmpl w:val="59185FD2"/>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4" w15:restartNumberingAfterBreak="0">
    <w:nsid w:val="402879CE"/>
    <w:multiLevelType w:val="multilevel"/>
    <w:tmpl w:val="56C088F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5" w15:restartNumberingAfterBreak="0">
    <w:nsid w:val="42364989"/>
    <w:multiLevelType w:val="multilevel"/>
    <w:tmpl w:val="831C2D4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6" w15:restartNumberingAfterBreak="0">
    <w:nsid w:val="469E4BF2"/>
    <w:multiLevelType w:val="multilevel"/>
    <w:tmpl w:val="A9DE484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7" w15:restartNumberingAfterBreak="0">
    <w:nsid w:val="4718160F"/>
    <w:multiLevelType w:val="multilevel"/>
    <w:tmpl w:val="FCF867A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15:restartNumberingAfterBreak="0">
    <w:nsid w:val="487C0F93"/>
    <w:multiLevelType w:val="multilevel"/>
    <w:tmpl w:val="6FEC280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9" w15:restartNumberingAfterBreak="0">
    <w:nsid w:val="4BDC6BBB"/>
    <w:multiLevelType w:val="multilevel"/>
    <w:tmpl w:val="676C05D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0" w15:restartNumberingAfterBreak="0">
    <w:nsid w:val="4D211F6C"/>
    <w:multiLevelType w:val="multilevel"/>
    <w:tmpl w:val="53D2135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1" w15:restartNumberingAfterBreak="0">
    <w:nsid w:val="4E235507"/>
    <w:multiLevelType w:val="multilevel"/>
    <w:tmpl w:val="76BA581E"/>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2" w15:restartNumberingAfterBreak="0">
    <w:nsid w:val="50CA1789"/>
    <w:multiLevelType w:val="multilevel"/>
    <w:tmpl w:val="0F50D2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15:restartNumberingAfterBreak="0">
    <w:nsid w:val="516A223A"/>
    <w:multiLevelType w:val="multilevel"/>
    <w:tmpl w:val="761EF3C6"/>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34" w15:restartNumberingAfterBreak="0">
    <w:nsid w:val="545F0573"/>
    <w:multiLevelType w:val="multilevel"/>
    <w:tmpl w:val="725A41F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5" w15:restartNumberingAfterBreak="0">
    <w:nsid w:val="5782573E"/>
    <w:multiLevelType w:val="multilevel"/>
    <w:tmpl w:val="5CCA0C2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6" w15:restartNumberingAfterBreak="0">
    <w:nsid w:val="5E1C2C9F"/>
    <w:multiLevelType w:val="multilevel"/>
    <w:tmpl w:val="F560E69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7" w15:restartNumberingAfterBreak="0">
    <w:nsid w:val="5E84390A"/>
    <w:multiLevelType w:val="multilevel"/>
    <w:tmpl w:val="F354762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15:restartNumberingAfterBreak="0">
    <w:nsid w:val="63A27812"/>
    <w:multiLevelType w:val="multilevel"/>
    <w:tmpl w:val="431ACE7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15:restartNumberingAfterBreak="0">
    <w:nsid w:val="645D12C9"/>
    <w:multiLevelType w:val="multilevel"/>
    <w:tmpl w:val="C2B08F5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0" w15:restartNumberingAfterBreak="0">
    <w:nsid w:val="64642184"/>
    <w:multiLevelType w:val="multilevel"/>
    <w:tmpl w:val="EDC092A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1" w15:restartNumberingAfterBreak="0">
    <w:nsid w:val="686A0631"/>
    <w:multiLevelType w:val="multilevel"/>
    <w:tmpl w:val="87EC0F34"/>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42" w15:restartNumberingAfterBreak="0">
    <w:nsid w:val="68AC612A"/>
    <w:multiLevelType w:val="multilevel"/>
    <w:tmpl w:val="ADB0D074"/>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3" w15:restartNumberingAfterBreak="0">
    <w:nsid w:val="68F01EA6"/>
    <w:multiLevelType w:val="multilevel"/>
    <w:tmpl w:val="12FCB96C"/>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4" w15:restartNumberingAfterBreak="0">
    <w:nsid w:val="6CBB0809"/>
    <w:multiLevelType w:val="multilevel"/>
    <w:tmpl w:val="D728A48C"/>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5" w15:restartNumberingAfterBreak="0">
    <w:nsid w:val="6CC0638E"/>
    <w:multiLevelType w:val="multilevel"/>
    <w:tmpl w:val="0978C12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6" w15:restartNumberingAfterBreak="0">
    <w:nsid w:val="6D9542F0"/>
    <w:multiLevelType w:val="multilevel"/>
    <w:tmpl w:val="46162CC4"/>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7" w15:restartNumberingAfterBreak="0">
    <w:nsid w:val="6FC51D22"/>
    <w:multiLevelType w:val="multilevel"/>
    <w:tmpl w:val="98323B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8" w15:restartNumberingAfterBreak="0">
    <w:nsid w:val="743608D0"/>
    <w:multiLevelType w:val="multilevel"/>
    <w:tmpl w:val="9A983C7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9" w15:restartNumberingAfterBreak="0">
    <w:nsid w:val="7653189A"/>
    <w:multiLevelType w:val="multilevel"/>
    <w:tmpl w:val="27425874"/>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0" w15:restartNumberingAfterBreak="0">
    <w:nsid w:val="769B6826"/>
    <w:multiLevelType w:val="multilevel"/>
    <w:tmpl w:val="A28EBAF2"/>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51" w15:restartNumberingAfterBreak="0">
    <w:nsid w:val="7C616EC6"/>
    <w:multiLevelType w:val="multilevel"/>
    <w:tmpl w:val="F5DC7FF2"/>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2" w15:restartNumberingAfterBreak="0">
    <w:nsid w:val="7F703B51"/>
    <w:multiLevelType w:val="multilevel"/>
    <w:tmpl w:val="C3AE9BD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16cid:durableId="2111125032">
    <w:abstractNumId w:val="23"/>
  </w:num>
  <w:num w:numId="2" w16cid:durableId="670765516">
    <w:abstractNumId w:val="20"/>
  </w:num>
  <w:num w:numId="3" w16cid:durableId="1122920101">
    <w:abstractNumId w:val="17"/>
  </w:num>
  <w:num w:numId="4" w16cid:durableId="1431313849">
    <w:abstractNumId w:val="10"/>
  </w:num>
  <w:num w:numId="5" w16cid:durableId="1154564281">
    <w:abstractNumId w:val="5"/>
  </w:num>
  <w:num w:numId="6" w16cid:durableId="986516068">
    <w:abstractNumId w:val="1"/>
  </w:num>
  <w:num w:numId="7" w16cid:durableId="848521810">
    <w:abstractNumId w:val="24"/>
  </w:num>
  <w:num w:numId="8" w16cid:durableId="251279956">
    <w:abstractNumId w:val="8"/>
  </w:num>
  <w:num w:numId="9" w16cid:durableId="1856335595">
    <w:abstractNumId w:val="33"/>
  </w:num>
  <w:num w:numId="10" w16cid:durableId="1167750595">
    <w:abstractNumId w:val="30"/>
  </w:num>
  <w:num w:numId="11" w16cid:durableId="1376083096">
    <w:abstractNumId w:val="50"/>
  </w:num>
  <w:num w:numId="12" w16cid:durableId="1938521302">
    <w:abstractNumId w:val="26"/>
  </w:num>
  <w:num w:numId="13" w16cid:durableId="1415589854">
    <w:abstractNumId w:val="2"/>
  </w:num>
  <w:num w:numId="14" w16cid:durableId="181555168">
    <w:abstractNumId w:val="21"/>
  </w:num>
  <w:num w:numId="15" w16cid:durableId="1690645324">
    <w:abstractNumId w:val="37"/>
  </w:num>
  <w:num w:numId="16" w16cid:durableId="1927106592">
    <w:abstractNumId w:val="40"/>
  </w:num>
  <w:num w:numId="17" w16cid:durableId="781144461">
    <w:abstractNumId w:val="4"/>
  </w:num>
  <w:num w:numId="18" w16cid:durableId="1565919141">
    <w:abstractNumId w:val="29"/>
  </w:num>
  <w:num w:numId="19" w16cid:durableId="909655741">
    <w:abstractNumId w:val="27"/>
  </w:num>
  <w:num w:numId="20" w16cid:durableId="2137136083">
    <w:abstractNumId w:val="46"/>
  </w:num>
  <w:num w:numId="21" w16cid:durableId="1900286091">
    <w:abstractNumId w:val="35"/>
  </w:num>
  <w:num w:numId="22" w16cid:durableId="621964757">
    <w:abstractNumId w:val="14"/>
  </w:num>
  <w:num w:numId="23" w16cid:durableId="1170945627">
    <w:abstractNumId w:val="36"/>
  </w:num>
  <w:num w:numId="24" w16cid:durableId="29572640">
    <w:abstractNumId w:val="38"/>
  </w:num>
  <w:num w:numId="25" w16cid:durableId="1498421006">
    <w:abstractNumId w:val="51"/>
  </w:num>
  <w:num w:numId="26" w16cid:durableId="1124932589">
    <w:abstractNumId w:val="48"/>
  </w:num>
  <w:num w:numId="27" w16cid:durableId="815490696">
    <w:abstractNumId w:val="42"/>
  </w:num>
  <w:num w:numId="28" w16cid:durableId="382875641">
    <w:abstractNumId w:val="28"/>
  </w:num>
  <w:num w:numId="29" w16cid:durableId="308290277">
    <w:abstractNumId w:val="0"/>
  </w:num>
  <w:num w:numId="30" w16cid:durableId="1016158039">
    <w:abstractNumId w:val="39"/>
  </w:num>
  <w:num w:numId="31" w16cid:durableId="201555798">
    <w:abstractNumId w:val="18"/>
  </w:num>
  <w:num w:numId="32" w16cid:durableId="1947156717">
    <w:abstractNumId w:val="45"/>
  </w:num>
  <w:num w:numId="33" w16cid:durableId="900209390">
    <w:abstractNumId w:val="22"/>
  </w:num>
  <w:num w:numId="34" w16cid:durableId="179972109">
    <w:abstractNumId w:val="34"/>
  </w:num>
  <w:num w:numId="35" w16cid:durableId="1334600692">
    <w:abstractNumId w:val="13"/>
  </w:num>
  <w:num w:numId="36" w16cid:durableId="229926351">
    <w:abstractNumId w:val="31"/>
  </w:num>
  <w:num w:numId="37" w16cid:durableId="1204253683">
    <w:abstractNumId w:val="41"/>
  </w:num>
  <w:num w:numId="38" w16cid:durableId="2059818026">
    <w:abstractNumId w:val="25"/>
  </w:num>
  <w:num w:numId="39" w16cid:durableId="182481686">
    <w:abstractNumId w:val="16"/>
  </w:num>
  <w:num w:numId="40" w16cid:durableId="1813793269">
    <w:abstractNumId w:val="43"/>
  </w:num>
  <w:num w:numId="41" w16cid:durableId="1174765199">
    <w:abstractNumId w:val="7"/>
  </w:num>
  <w:num w:numId="42" w16cid:durableId="404449308">
    <w:abstractNumId w:val="52"/>
  </w:num>
  <w:num w:numId="43" w16cid:durableId="263927215">
    <w:abstractNumId w:val="3"/>
  </w:num>
  <w:num w:numId="44" w16cid:durableId="2027368403">
    <w:abstractNumId w:val="9"/>
  </w:num>
  <w:num w:numId="45" w16cid:durableId="310452730">
    <w:abstractNumId w:val="47"/>
  </w:num>
  <w:num w:numId="46" w16cid:durableId="681473865">
    <w:abstractNumId w:val="49"/>
  </w:num>
  <w:num w:numId="47" w16cid:durableId="727533490">
    <w:abstractNumId w:val="44"/>
  </w:num>
  <w:num w:numId="48" w16cid:durableId="443234492">
    <w:abstractNumId w:val="12"/>
  </w:num>
  <w:num w:numId="49" w16cid:durableId="111480055">
    <w:abstractNumId w:val="6"/>
  </w:num>
  <w:num w:numId="50" w16cid:durableId="1370060958">
    <w:abstractNumId w:val="32"/>
  </w:num>
  <w:num w:numId="51" w16cid:durableId="690423525">
    <w:abstractNumId w:val="19"/>
  </w:num>
  <w:num w:numId="52" w16cid:durableId="605164123">
    <w:abstractNumId w:val="11"/>
  </w:num>
  <w:num w:numId="53" w16cid:durableId="530997391">
    <w:abstractNumId w:val="15"/>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enakshi Malhotra">
    <w15:presenceInfo w15:providerId="Windows Live" w15:userId="46c1a8808b10d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trackRevisions/>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useWord2013TrackBottomHyphenation" w:uri="http://schemas.microsoft.com/office/word" w:val="1"/>
  </w:compat>
  <w:rsids>
    <w:rsidRoot w:val="006038CC"/>
    <w:rsid w:val="00027461"/>
    <w:rsid w:val="000612C3"/>
    <w:rsid w:val="0006353B"/>
    <w:rsid w:val="000A0762"/>
    <w:rsid w:val="000A7B69"/>
    <w:rsid w:val="000B0C75"/>
    <w:rsid w:val="000D258E"/>
    <w:rsid w:val="001A7919"/>
    <w:rsid w:val="00270EF1"/>
    <w:rsid w:val="002E1885"/>
    <w:rsid w:val="002E521A"/>
    <w:rsid w:val="00382029"/>
    <w:rsid w:val="00404C5B"/>
    <w:rsid w:val="00462205"/>
    <w:rsid w:val="004E3166"/>
    <w:rsid w:val="005805F2"/>
    <w:rsid w:val="00580921"/>
    <w:rsid w:val="005A4920"/>
    <w:rsid w:val="005D508D"/>
    <w:rsid w:val="005E09F0"/>
    <w:rsid w:val="005E7FED"/>
    <w:rsid w:val="006038CC"/>
    <w:rsid w:val="0062011F"/>
    <w:rsid w:val="006450B5"/>
    <w:rsid w:val="006A3479"/>
    <w:rsid w:val="00701AD8"/>
    <w:rsid w:val="00757692"/>
    <w:rsid w:val="00815874"/>
    <w:rsid w:val="00836CB1"/>
    <w:rsid w:val="0087409C"/>
    <w:rsid w:val="008D3896"/>
    <w:rsid w:val="00903B26"/>
    <w:rsid w:val="009D39AB"/>
    <w:rsid w:val="009E2E73"/>
    <w:rsid w:val="00AA24DF"/>
    <w:rsid w:val="00AC668B"/>
    <w:rsid w:val="00B35BB6"/>
    <w:rsid w:val="00B73CC5"/>
    <w:rsid w:val="00BA567B"/>
    <w:rsid w:val="00C203DA"/>
    <w:rsid w:val="00C263E8"/>
    <w:rsid w:val="00C3223E"/>
    <w:rsid w:val="00D17977"/>
    <w:rsid w:val="00E057FD"/>
    <w:rsid w:val="00EB719E"/>
    <w:rsid w:val="00F16A68"/>
    <w:rsid w:val="00F57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FCDD"/>
  <w15:docId w15:val="{457999A7-D9C3-495D-83E5-96296995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IN" w:eastAsia="en-IN" w:bidi="ar-SA"/>
      </w:rPr>
    </w:rPrDefault>
    <w:pPrDefault>
      <w:pPr>
        <w:widowControl w:val="0"/>
        <w:spacing w:before="120"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bCs/>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spacing w:before="240" w:after="60"/>
      <w:outlineLvl w:val="2"/>
    </w:pPr>
    <w:rPr>
      <w:rFonts w:ascii="Calibri" w:eastAsia="Calibri" w:hAnsi="Calibri" w:cs="Calibri"/>
      <w:b/>
      <w:bCs/>
      <w:sz w:val="26"/>
      <w:szCs w:val="26"/>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widowControl/>
      <w:jc w:val="left"/>
    </w:pPr>
    <w:rPr>
      <w:rFonts w:ascii="Times New Roman" w:eastAsia="Times New Roman" w:hAnsi="Times New Roman" w:cs="Times New Roman"/>
      <w:color w:val="000000"/>
      <w:sz w:val="24"/>
      <w:szCs w:val="24"/>
    </w:rPr>
  </w:style>
  <w:style w:type="character" w:customStyle="1" w:styleId="Heading1Char">
    <w:name w:val="Heading 1 Char"/>
    <w:rPr>
      <w:rFonts w:ascii="Arial" w:hAnsi="Arial" w:cs="Arial"/>
      <w:b/>
      <w:bCs/>
      <w:w w:val="100"/>
      <w:kern w:val="32"/>
      <w:position w:val="-1"/>
      <w:sz w:val="32"/>
      <w:szCs w:val="32"/>
      <w:effect w:val="none"/>
      <w:vertAlign w:val="baseline"/>
      <w:cs w:val="0"/>
      <w:em w:val="none"/>
      <w:lang w:val="en-GB" w:eastAsia="en-US"/>
    </w:rPr>
  </w:style>
  <w:style w:type="character" w:customStyle="1" w:styleId="TitleChar">
    <w:name w:val="Title Char"/>
    <w:rPr>
      <w:rFonts w:ascii="Cambria" w:eastAsia="Times New Roman" w:hAnsi="Cambria" w:cs="Tunga"/>
      <w:b/>
      <w:bCs/>
      <w:w w:val="100"/>
      <w:kern w:val="28"/>
      <w:position w:val="-1"/>
      <w:sz w:val="32"/>
      <w:szCs w:val="32"/>
      <w:effect w:val="none"/>
      <w:vertAlign w:val="baseline"/>
      <w:cs w:val="0"/>
      <w:em w:val="none"/>
      <w:lang w:val="en-GB" w:eastAsia="en-US"/>
    </w:rPr>
  </w:style>
  <w:style w:type="paragraph" w:styleId="NormalWeb">
    <w:name w:val="Normal (Web)"/>
    <w:basedOn w:val="Normal"/>
    <w:uiPriority w:val="99"/>
    <w:pPr>
      <w:widowControl/>
      <w:suppressAutoHyphens/>
      <w:spacing w:before="100" w:beforeAutospacing="1" w:after="100" w:afterAutospacing="1"/>
      <w:ind w:leftChars="-1" w:left="-1" w:hangingChars="1" w:hanging="1"/>
      <w:jc w:val="left"/>
      <w:textDirection w:val="btLr"/>
      <w:textAlignment w:val="top"/>
      <w:outlineLvl w:val="0"/>
    </w:pPr>
    <w:rPr>
      <w:rFonts w:ascii="Times New Roman" w:hAnsi="Times New Roman"/>
      <w:color w:val="000000"/>
      <w:position w:val="-1"/>
      <w:sz w:val="24"/>
      <w:szCs w:val="24"/>
      <w:lang w:val="en-US" w:eastAsia="en-US"/>
    </w:rPr>
  </w:style>
  <w:style w:type="paragraph" w:customStyle="1" w:styleId="bullets">
    <w:name w:val="bullets"/>
    <w:basedOn w:val="Normal"/>
    <w:pPr>
      <w:widowControl/>
      <w:suppressAutoHyphens/>
      <w:spacing w:before="100" w:beforeAutospacing="1" w:after="100" w:afterAutospacing="1"/>
      <w:ind w:leftChars="-1" w:left="-1" w:hangingChars="1" w:hanging="1"/>
      <w:jc w:val="left"/>
      <w:textDirection w:val="btLr"/>
      <w:textAlignment w:val="top"/>
      <w:outlineLvl w:val="0"/>
    </w:pPr>
    <w:rPr>
      <w:rFonts w:ascii="Times New Roman" w:hAnsi="Times New Roman"/>
      <w:color w:val="000000"/>
      <w:position w:val="-1"/>
      <w:sz w:val="24"/>
      <w:szCs w:val="24"/>
      <w:lang w:val="en-US" w:eastAsia="en-US"/>
    </w:rPr>
  </w:style>
  <w:style w:type="paragraph" w:styleId="Footer">
    <w:name w:val="footer"/>
    <w:basedOn w:val="Normal"/>
    <w:pPr>
      <w:suppressAutoHyphens/>
      <w:spacing w:line="320" w:lineRule="atLeast"/>
      <w:ind w:leftChars="-1" w:left="-1" w:hangingChars="1" w:hanging="1"/>
      <w:textDirection w:val="btLr"/>
      <w:textAlignment w:val="top"/>
      <w:outlineLvl w:val="0"/>
    </w:pPr>
    <w:rPr>
      <w:position w:val="-1"/>
      <w:lang w:val="en-GB" w:eastAsia="en-US"/>
    </w:rPr>
  </w:style>
  <w:style w:type="character" w:customStyle="1" w:styleId="FooterChar">
    <w:name w:val="Footer Char"/>
    <w:rPr>
      <w:rFonts w:ascii="Tahoma" w:hAnsi="Tahoma" w:cs="Times New Roman"/>
      <w:w w:val="100"/>
      <w:position w:val="-1"/>
      <w:sz w:val="22"/>
      <w:szCs w:val="22"/>
      <w:effect w:val="none"/>
      <w:vertAlign w:val="baseline"/>
      <w:cs w:val="0"/>
      <w:em w:val="none"/>
      <w:lang w:val="en-GB" w:eastAsia="en-US"/>
    </w:rPr>
  </w:style>
  <w:style w:type="character" w:styleId="PageNumber">
    <w:name w:val="page number"/>
    <w:rPr>
      <w:w w:val="100"/>
      <w:position w:val="-1"/>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styleId="Header">
    <w:name w:val="header"/>
    <w:basedOn w:val="Normal"/>
    <w:pPr>
      <w:suppressAutoHyphens/>
      <w:spacing w:line="320" w:lineRule="atLeast"/>
      <w:ind w:leftChars="-1" w:left="-1" w:hangingChars="1" w:hanging="1"/>
      <w:textDirection w:val="btLr"/>
      <w:textAlignment w:val="top"/>
      <w:outlineLvl w:val="0"/>
    </w:pPr>
    <w:rPr>
      <w:position w:val="-1"/>
      <w:lang w:val="en-GB" w:eastAsia="en-US"/>
    </w:rPr>
  </w:style>
  <w:style w:type="character" w:customStyle="1" w:styleId="HeaderChar">
    <w:name w:val="Header Char"/>
    <w:rPr>
      <w:rFonts w:ascii="Tahoma" w:hAnsi="Tahoma" w:cs="Times New Roman"/>
      <w:w w:val="100"/>
      <w:position w:val="-1"/>
      <w:sz w:val="22"/>
      <w:szCs w:val="22"/>
      <w:effect w:val="none"/>
      <w:vertAlign w:val="baseline"/>
      <w:cs w:val="0"/>
      <w:em w:val="none"/>
      <w:lang w:val="en-GB"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pPr>
      <w:suppressAutoHyphens/>
      <w:spacing w:line="320" w:lineRule="atLeast"/>
      <w:ind w:leftChars="-1" w:left="720" w:hangingChars="1" w:hanging="1"/>
      <w:contextualSpacing/>
      <w:textDirection w:val="btLr"/>
      <w:textAlignment w:val="top"/>
      <w:outlineLvl w:val="0"/>
    </w:pPr>
    <w:rPr>
      <w:position w:val="-1"/>
      <w:lang w:val="en-GB" w:eastAsia="en-US"/>
    </w:rPr>
  </w:style>
  <w:style w:type="paragraph" w:styleId="BalloonText">
    <w:name w:val="Balloon Text"/>
    <w:basedOn w:val="Normal"/>
    <w:qFormat/>
    <w:pPr>
      <w:suppressAutoHyphens/>
      <w:spacing w:before="0" w:after="0"/>
      <w:ind w:leftChars="-1" w:left="-1" w:hangingChars="1" w:hanging="1"/>
      <w:textDirection w:val="btLr"/>
      <w:textAlignment w:val="top"/>
      <w:outlineLvl w:val="0"/>
    </w:pPr>
    <w:rPr>
      <w:position w:val="-1"/>
      <w:sz w:val="16"/>
      <w:szCs w:val="16"/>
      <w:lang w:val="en-GB" w:eastAsia="en-US"/>
    </w:rPr>
  </w:style>
  <w:style w:type="character" w:customStyle="1" w:styleId="BalloonTextChar">
    <w:name w:val="Balloon Text Char"/>
    <w:rPr>
      <w:rFonts w:ascii="Tahoma" w:hAnsi="Tahoma" w:cs="Tahoma"/>
      <w:w w:val="100"/>
      <w:position w:val="-1"/>
      <w:sz w:val="16"/>
      <w:szCs w:val="16"/>
      <w:effect w:val="none"/>
      <w:vertAlign w:val="baseline"/>
      <w:cs w:val="0"/>
      <w:em w:val="none"/>
      <w:lang w:val="en-GB" w:eastAsia="en-US"/>
    </w:rPr>
  </w:style>
  <w:style w:type="table" w:customStyle="1" w:styleId="TableGrid1">
    <w:name w:val="Table Grid1"/>
    <w:basedOn w:val="TableNormal"/>
    <w:next w:val="TableGrid"/>
    <w:pPr>
      <w:suppressAutoHyphens/>
      <w:spacing w:line="1" w:lineRule="atLeast"/>
      <w:ind w:leftChars="-1" w:left="-1" w:hangingChars="1" w:hanging="1"/>
      <w:textDirection w:val="btLr"/>
      <w:textAlignment w:val="top"/>
      <w:outlineLvl w:val="0"/>
    </w:pPr>
    <w:rPr>
      <w:rFonts w:ascii="Calibri" w:eastAsia="Times New Roman" w:hAnsi="Calibri" w:cs="Tunga"/>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customStyle="1" w:styleId="UnresolvedMention2">
    <w:name w:val="Unresolved Mention2"/>
    <w:qFormat/>
    <w:rPr>
      <w:color w:val="605E5C"/>
      <w:w w:val="100"/>
      <w:position w:val="-1"/>
      <w:effect w:val="none"/>
      <w:shd w:val="clear" w:color="auto" w:fill="E1DFDD"/>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rPr>
  </w:style>
  <w:style w:type="paragraph" w:customStyle="1" w:styleId="Body">
    <w:name w:val="Body"/>
    <w:pPr>
      <w:pBdr>
        <w:top w:val="nil"/>
        <w:left w:val="nil"/>
        <w:bottom w:val="nil"/>
        <w:right w:val="nil"/>
        <w:between w:val="nil"/>
        <w:bar w:val="nil"/>
      </w:pBdr>
      <w:suppressAutoHyphens/>
      <w:spacing w:line="320" w:lineRule="atLeast"/>
      <w:ind w:leftChars="-1" w:left="-1" w:hangingChars="1" w:hanging="1"/>
      <w:textDirection w:val="btLr"/>
      <w:textAlignment w:val="top"/>
      <w:outlineLvl w:val="0"/>
    </w:pPr>
    <w:rPr>
      <w:color w:val="000000"/>
      <w:position w:val="-1"/>
      <w:bdr w:val="nil"/>
    </w:rPr>
  </w:style>
  <w:style w:type="table" w:customStyle="1" w:styleId="TableGrid2">
    <w:name w:val="Table Grid2"/>
    <w:basedOn w:val="TableNormal"/>
    <w:next w:val="TableGrid"/>
    <w:pPr>
      <w:suppressAutoHyphens/>
      <w:spacing w:line="1" w:lineRule="atLeast"/>
      <w:ind w:leftChars="-1" w:left="-1" w:hangingChars="1" w:hanging="1"/>
      <w:textDirection w:val="btLr"/>
      <w:textAlignment w:val="top"/>
      <w:outlineLvl w:val="0"/>
    </w:pPr>
    <w:rPr>
      <w:rFonts w:ascii="Calibri" w:eastAsia="Calibri" w:hAnsi="Calibri" w:cs="Times New Roman"/>
      <w:kern w:val="2"/>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pPr>
      <w:suppressAutoHyphens/>
      <w:spacing w:line="320" w:lineRule="atLeast"/>
      <w:ind w:leftChars="-1" w:left="-1" w:hangingChars="1" w:hanging="1"/>
      <w:textDirection w:val="btLr"/>
      <w:textAlignment w:val="top"/>
      <w:outlineLvl w:val="0"/>
    </w:pPr>
    <w:rPr>
      <w:b/>
      <w:bCs/>
      <w:position w:val="-1"/>
      <w:sz w:val="20"/>
      <w:szCs w:val="20"/>
      <w:lang w:val="en-GB" w:eastAsia="en-US"/>
    </w:rPr>
  </w:style>
  <w:style w:type="character" w:customStyle="1" w:styleId="Heading3Char">
    <w:name w:val="Heading 3 Char"/>
    <w:rPr>
      <w:rFonts w:ascii="Calibri Light" w:eastAsia="Times New Roman" w:hAnsi="Calibri Light" w:cs="Times New Roman"/>
      <w:b/>
      <w:bCs/>
      <w:w w:val="100"/>
      <w:position w:val="-1"/>
      <w:sz w:val="26"/>
      <w:szCs w:val="26"/>
      <w:effect w:val="none"/>
      <w:vertAlign w:val="baseline"/>
      <w:cs w:val="0"/>
      <w:em w:val="none"/>
      <w:lang w:val="en-GB" w:eastAsia="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Revision">
    <w:name w:val="Revision"/>
    <w:hidden/>
    <w:uiPriority w:val="99"/>
    <w:semiHidden/>
    <w:rsid w:val="00404C5B"/>
    <w:pPr>
      <w:widowControl/>
      <w:spacing w:before="0" w:after="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68137">
      <w:bodyDiv w:val="1"/>
      <w:marLeft w:val="0"/>
      <w:marRight w:val="0"/>
      <w:marTop w:val="0"/>
      <w:marBottom w:val="0"/>
      <w:divBdr>
        <w:top w:val="none" w:sz="0" w:space="0" w:color="auto"/>
        <w:left w:val="none" w:sz="0" w:space="0" w:color="auto"/>
        <w:bottom w:val="none" w:sz="0" w:space="0" w:color="auto"/>
        <w:right w:val="none" w:sz="0" w:space="0" w:color="auto"/>
      </w:divBdr>
    </w:div>
    <w:div w:id="158891302">
      <w:bodyDiv w:val="1"/>
      <w:marLeft w:val="0"/>
      <w:marRight w:val="0"/>
      <w:marTop w:val="0"/>
      <w:marBottom w:val="0"/>
      <w:divBdr>
        <w:top w:val="none" w:sz="0" w:space="0" w:color="auto"/>
        <w:left w:val="none" w:sz="0" w:space="0" w:color="auto"/>
        <w:bottom w:val="none" w:sz="0" w:space="0" w:color="auto"/>
        <w:right w:val="none" w:sz="0" w:space="0" w:color="auto"/>
      </w:divBdr>
    </w:div>
    <w:div w:id="1307934119">
      <w:bodyDiv w:val="1"/>
      <w:marLeft w:val="0"/>
      <w:marRight w:val="0"/>
      <w:marTop w:val="0"/>
      <w:marBottom w:val="0"/>
      <w:divBdr>
        <w:top w:val="none" w:sz="0" w:space="0" w:color="auto"/>
        <w:left w:val="none" w:sz="0" w:space="0" w:color="auto"/>
        <w:bottom w:val="none" w:sz="0" w:space="0" w:color="auto"/>
        <w:right w:val="none" w:sz="0" w:space="0" w:color="auto"/>
      </w:divBdr>
    </w:div>
    <w:div w:id="1751852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7.jp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 Id="rId22" Type="http://schemas.openxmlformats.org/officeDocument/2006/relationships/image" Target="media/image8.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yMrns/Q5PfBsabIH139hNiSo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5oLmpibWduZm91Y2U1dDgAciExQU1DYm1BQ0c2TlFkUVVlR2pXRDZDak1uV2FWM01mOW4=</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212D3A-6450-40B4-B173-7890F5F88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5137</Words>
  <Characters>29285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KSCST</dc:creator>
  <cp:lastModifiedBy>Meenakshi Malhotra</cp:lastModifiedBy>
  <cp:revision>4</cp:revision>
  <cp:lastPrinted>2026-10-15T06:33:00Z</cp:lastPrinted>
  <dcterms:created xsi:type="dcterms:W3CDTF">2026-10-16T09:31:00Z</dcterms:created>
  <dcterms:modified xsi:type="dcterms:W3CDTF">2026-10-16T10:05:00Z</dcterms:modified>
</cp:coreProperties>
</file>