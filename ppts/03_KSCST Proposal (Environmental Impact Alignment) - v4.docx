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3F9BD" w14:textId="77777777" w:rsidR="006038CC" w:rsidRDefault="00404C5B">
      <w:pPr>
        <w:tabs>
          <w:tab w:val="left" w:pos="869"/>
          <w:tab w:val="center" w:pos="5386"/>
        </w:tabs>
        <w:spacing w:before="0" w:after="0"/>
        <w:jc w:val="center"/>
        <w:rPr>
          <w:rFonts w:ascii="Arial" w:eastAsia="Arial" w:hAnsi="Arial" w:cs="Arial"/>
          <w:sz w:val="28"/>
          <w:szCs w:val="28"/>
        </w:rPr>
      </w:pPr>
      <w:r>
        <w:rPr>
          <w:rFonts w:ascii="Arial" w:eastAsia="Arial" w:hAnsi="Arial" w:cs="Arial"/>
          <w:noProof/>
        </w:rPr>
        <w:drawing>
          <wp:inline distT="0" distB="0" distL="114300" distR="114300" wp14:anchorId="6A6AFD39" wp14:editId="2581575D">
            <wp:extent cx="6065520" cy="990600"/>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6065520" cy="990600"/>
                    </a:xfrm>
                    <a:prstGeom prst="rect">
                      <a:avLst/>
                    </a:prstGeom>
                    <a:ln/>
                  </pic:spPr>
                </pic:pic>
              </a:graphicData>
            </a:graphic>
          </wp:inline>
        </w:drawing>
      </w:r>
    </w:p>
    <w:p w14:paraId="4DCE5D71" w14:textId="77777777" w:rsidR="0006353B" w:rsidRDefault="0006353B">
      <w:pPr>
        <w:tabs>
          <w:tab w:val="left" w:pos="869"/>
          <w:tab w:val="center" w:pos="5386"/>
        </w:tabs>
        <w:spacing w:before="0" w:after="0"/>
        <w:jc w:val="center"/>
        <w:rPr>
          <w:rFonts w:ascii="Arial" w:eastAsia="Arial" w:hAnsi="Arial" w:cs="Arial"/>
          <w:sz w:val="28"/>
          <w:szCs w:val="28"/>
        </w:rPr>
      </w:pPr>
    </w:p>
    <w:p w14:paraId="7A40926F" w14:textId="77777777" w:rsidR="006038CC" w:rsidRDefault="00404C5B">
      <w:pPr>
        <w:tabs>
          <w:tab w:val="left" w:pos="869"/>
          <w:tab w:val="center" w:pos="5386"/>
        </w:tabs>
        <w:spacing w:before="0" w:after="0"/>
        <w:jc w:val="center"/>
        <w:rPr>
          <w:rFonts w:ascii="Arial" w:eastAsia="Arial" w:hAnsi="Arial" w:cs="Arial"/>
          <w:sz w:val="28"/>
          <w:szCs w:val="28"/>
        </w:rPr>
      </w:pPr>
      <w:r>
        <w:rPr>
          <w:rFonts w:ascii="Arial" w:eastAsia="Arial" w:hAnsi="Arial" w:cs="Arial"/>
          <w:b/>
          <w:bCs/>
          <w:sz w:val="28"/>
          <w:szCs w:val="28"/>
        </w:rPr>
        <w:t>KARNATAKA STATE COUNCIL FOR SCIENCE AND TECHNOLOGY</w:t>
      </w:r>
    </w:p>
    <w:p w14:paraId="1A3EB72B" w14:textId="77777777" w:rsidR="006038CC" w:rsidRDefault="00404C5B">
      <w:pPr>
        <w:tabs>
          <w:tab w:val="left" w:pos="869"/>
          <w:tab w:val="center" w:pos="5386"/>
        </w:tabs>
        <w:spacing w:before="0"/>
        <w:jc w:val="center"/>
        <w:rPr>
          <w:rFonts w:ascii="Arial" w:eastAsia="Arial" w:hAnsi="Arial" w:cs="Arial"/>
          <w:sz w:val="24"/>
          <w:szCs w:val="24"/>
        </w:rPr>
      </w:pPr>
      <w:r>
        <w:rPr>
          <w:rFonts w:ascii="Arial" w:eastAsia="Arial" w:hAnsi="Arial" w:cs="Arial"/>
          <w:i/>
          <w:iCs/>
          <w:sz w:val="24"/>
          <w:szCs w:val="24"/>
        </w:rPr>
        <w:t>Indian Institute of Science campus, Bengaluru – 560 012</w:t>
      </w:r>
    </w:p>
    <w:p w14:paraId="7305B66C" w14:textId="77777777" w:rsidR="006038CC" w:rsidRDefault="00404C5B">
      <w:pPr>
        <w:spacing w:after="0" w:line="276" w:lineRule="auto"/>
        <w:ind w:right="102"/>
        <w:jc w:val="center"/>
        <w:rPr>
          <w:rFonts w:ascii="Arial" w:eastAsia="Arial" w:hAnsi="Arial" w:cs="Arial"/>
          <w:sz w:val="18"/>
          <w:szCs w:val="18"/>
        </w:rPr>
      </w:pPr>
      <w:r>
        <w:rPr>
          <w:rFonts w:ascii="Arial" w:eastAsia="Arial" w:hAnsi="Arial" w:cs="Arial"/>
          <w:sz w:val="18"/>
          <w:szCs w:val="18"/>
        </w:rPr>
        <w:t>Telephone: 080 – 23341652, 23348849 || Email: spp@kscst.org.in</w:t>
      </w:r>
    </w:p>
    <w:p w14:paraId="3D344A37" w14:textId="77777777" w:rsidR="006038CC" w:rsidRDefault="00404C5B">
      <w:pPr>
        <w:tabs>
          <w:tab w:val="left" w:pos="869"/>
          <w:tab w:val="center" w:pos="5386"/>
        </w:tabs>
        <w:spacing w:before="0" w:line="276" w:lineRule="auto"/>
        <w:jc w:val="center"/>
        <w:rPr>
          <w:rFonts w:ascii="Arial" w:eastAsia="Arial" w:hAnsi="Arial" w:cs="Arial"/>
          <w:sz w:val="18"/>
          <w:szCs w:val="18"/>
        </w:rPr>
      </w:pPr>
      <w:r>
        <w:rPr>
          <w:rFonts w:ascii="Arial" w:eastAsia="Arial" w:hAnsi="Arial" w:cs="Arial"/>
          <w:sz w:val="18"/>
          <w:szCs w:val="18"/>
        </w:rPr>
        <w:t>Website: www.kscst.org.in/spp.html or https://kscst.karnataka.gov.in/en</w:t>
      </w:r>
    </w:p>
    <w:p w14:paraId="1A0FF8EC" w14:textId="69ED9934" w:rsidR="006038CC" w:rsidRDefault="00404C5B">
      <w:pPr>
        <w:tabs>
          <w:tab w:val="left" w:pos="869"/>
          <w:tab w:val="center" w:pos="5386"/>
        </w:tabs>
        <w:spacing w:before="240" w:after="0"/>
        <w:jc w:val="center"/>
        <w:rPr>
          <w:rFonts w:ascii="Arial" w:eastAsia="Arial" w:hAnsi="Arial" w:cs="Arial"/>
          <w:sz w:val="28"/>
          <w:szCs w:val="28"/>
        </w:rPr>
      </w:pPr>
      <w:r>
        <w:rPr>
          <w:rFonts w:ascii="Arial" w:eastAsia="Arial" w:hAnsi="Arial" w:cs="Arial"/>
          <w:b/>
          <w:bCs/>
          <w:sz w:val="28"/>
          <w:szCs w:val="28"/>
        </w:rPr>
        <w:t>STUDENT PROJECT PROPOSAL FOR THE</w:t>
      </w:r>
    </w:p>
    <w:p w14:paraId="3F001EFA" w14:textId="5B1B4425" w:rsidR="0006353B" w:rsidRPr="00D22D0C" w:rsidRDefault="00404C5B" w:rsidP="00D22D0C">
      <w:pPr>
        <w:tabs>
          <w:tab w:val="left" w:pos="869"/>
          <w:tab w:val="center" w:pos="5386"/>
        </w:tabs>
        <w:spacing w:before="0" w:after="0"/>
        <w:jc w:val="center"/>
        <w:rPr>
          <w:rFonts w:ascii="Arial" w:eastAsia="Arial" w:hAnsi="Arial" w:cs="Arial"/>
        </w:rPr>
      </w:pPr>
      <w:r>
        <w:rPr>
          <w:rFonts w:ascii="Arial" w:eastAsia="Arial" w:hAnsi="Arial" w:cs="Arial"/>
          <w:b/>
          <w:bCs/>
          <w:sz w:val="28"/>
          <w:szCs w:val="28"/>
        </w:rPr>
        <w:t>50</w:t>
      </w:r>
      <w:r>
        <w:rPr>
          <w:rFonts w:ascii="Arial" w:eastAsia="Arial" w:hAnsi="Arial" w:cs="Arial"/>
          <w:b/>
          <w:bCs/>
          <w:sz w:val="28"/>
          <w:szCs w:val="28"/>
          <w:vertAlign w:val="superscript"/>
        </w:rPr>
        <w:t>th</w:t>
      </w:r>
      <w:r>
        <w:rPr>
          <w:rFonts w:ascii="Arial" w:eastAsia="Arial" w:hAnsi="Arial" w:cs="Arial"/>
          <w:b/>
          <w:bCs/>
          <w:sz w:val="28"/>
          <w:szCs w:val="28"/>
        </w:rPr>
        <w:t xml:space="preserve"> SERIES OF STUDENT PROJECT PROGRAMME 2026 – 2027</w:t>
      </w:r>
      <w:r>
        <w:rPr>
          <w:rFonts w:ascii="Arial" w:eastAsia="Arial" w:hAnsi="Arial" w:cs="Arial"/>
          <w:b/>
          <w:bCs/>
        </w:rPr>
        <w:br/>
      </w:r>
    </w:p>
    <w:p w14:paraId="6FF27354" w14:textId="77777777" w:rsidR="006038CC" w:rsidRDefault="006038CC">
      <w:pPr>
        <w:rPr>
          <w:rFonts w:ascii="Arial" w:eastAsia="Arial" w:hAnsi="Arial" w:cs="Arial"/>
        </w:rPr>
      </w:pPr>
    </w:p>
    <w:tbl>
      <w:tblPr>
        <w:tblW w:w="10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5"/>
        <w:gridCol w:w="9858"/>
      </w:tblGrid>
      <w:tr w:rsidR="006038CC" w14:paraId="75BE6F42" w14:textId="77777777" w:rsidTr="00916BBB">
        <w:trPr>
          <w:trHeight w:val="480"/>
        </w:trPr>
        <w:tc>
          <w:tcPr>
            <w:tcW w:w="10313" w:type="dxa"/>
            <w:gridSpan w:val="2"/>
          </w:tcPr>
          <w:p w14:paraId="6C5AE2DF" w14:textId="11946E81" w:rsidR="006038CC" w:rsidRDefault="00404C5B" w:rsidP="00916BBB">
            <w:pPr>
              <w:spacing w:before="20" w:after="48"/>
              <w:ind w:right="54"/>
              <w:jc w:val="center"/>
              <w:rPr>
                <w:rFonts w:ascii="Arial" w:eastAsia="Arial" w:hAnsi="Arial" w:cs="Arial"/>
                <w:sz w:val="24"/>
                <w:szCs w:val="24"/>
              </w:rPr>
            </w:pPr>
            <w:r>
              <w:rPr>
                <w:rFonts w:ascii="Arial" w:eastAsia="Arial" w:hAnsi="Arial" w:cs="Arial"/>
                <w:b/>
                <w:bCs/>
                <w:sz w:val="24"/>
                <w:szCs w:val="24"/>
              </w:rPr>
              <w:t>PART–A: GENERAL INFORMATION</w:t>
            </w:r>
          </w:p>
        </w:tc>
      </w:tr>
      <w:tr w:rsidR="006038CC" w14:paraId="31A0BCC8" w14:textId="77777777" w:rsidTr="00916BBB">
        <w:trPr>
          <w:trHeight w:val="717"/>
        </w:trPr>
        <w:tc>
          <w:tcPr>
            <w:tcW w:w="455" w:type="dxa"/>
          </w:tcPr>
          <w:p w14:paraId="25BF26B2"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857" w:type="dxa"/>
          </w:tcPr>
          <w:p w14:paraId="7185B5EA" w14:textId="1A74C088" w:rsidR="006038CC" w:rsidRPr="001719D4" w:rsidRDefault="00404C5B" w:rsidP="001719D4">
            <w:pPr>
              <w:spacing w:before="60" w:after="60"/>
              <w:ind w:right="54"/>
              <w:rPr>
                <w:rFonts w:ascii="Arial" w:hAnsi="Arial" w:cs="Arial"/>
                <w:lang w:val="en-US"/>
              </w:rPr>
            </w:pPr>
            <w:r>
              <w:rPr>
                <w:rFonts w:ascii="Arial" w:eastAsia="Arial" w:hAnsi="Arial" w:cs="Arial"/>
                <w:b/>
                <w:bCs/>
                <w:color w:val="0000FF"/>
                <w:sz w:val="24"/>
                <w:szCs w:val="24"/>
              </w:rPr>
              <w:t>Project Title:</w:t>
            </w:r>
            <w:r>
              <w:rPr>
                <w:rFonts w:ascii="Arial" w:eastAsia="Arial" w:hAnsi="Arial" w:cs="Arial"/>
                <w:b/>
                <w:bCs/>
                <w:color w:val="FF0000"/>
                <w:sz w:val="24"/>
                <w:szCs w:val="24"/>
              </w:rPr>
              <w:t xml:space="preserve"> </w:t>
            </w:r>
            <w:r>
              <w:rPr>
                <w:rFonts w:ascii="Arial" w:hAnsi="Arial" w:cs="Arial"/>
                <w:lang w:val="en-US"/>
              </w:rPr>
              <w:t>MULTIMODAL EDGE AI FOR ACOUSTIC-VIBRATION-BASED FAULT DETECTION AND THERMAL MONITORING FOR ENVIRONMENTAL IMPACT ASSESSMENT.</w:t>
            </w:r>
          </w:p>
        </w:tc>
      </w:tr>
      <w:tr w:rsidR="006038CC" w14:paraId="7C12568D" w14:textId="77777777" w:rsidTr="00916BBB">
        <w:trPr>
          <w:trHeight w:val="960"/>
        </w:trPr>
        <w:tc>
          <w:tcPr>
            <w:tcW w:w="455" w:type="dxa"/>
          </w:tcPr>
          <w:p w14:paraId="7E771859"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857" w:type="dxa"/>
          </w:tcPr>
          <w:p w14:paraId="39EE0A6A" w14:textId="6FADEA81" w:rsidR="006038CC" w:rsidRPr="00404C5B" w:rsidRDefault="00404C5B" w:rsidP="00404C5B">
            <w:pPr>
              <w:pStyle w:val="NormalWeb"/>
              <w:ind w:left="0" w:hanging="2"/>
              <w:rPr>
                <w:rFonts w:eastAsia="Times New Roman" w:cs="Times New Roman"/>
                <w:color w:val="auto"/>
                <w:position w:val="0"/>
                <w:lang w:val="en-IN" w:eastAsia="en-IN"/>
              </w:rPr>
            </w:pPr>
            <w:r>
              <w:rPr>
                <w:rFonts w:ascii="Arial" w:eastAsia="Arial" w:hAnsi="Arial" w:cs="Arial"/>
                <w:b/>
                <w:bCs/>
                <w:color w:val="0000FF"/>
              </w:rPr>
              <w:t>Keywords (5–8):</w:t>
            </w:r>
            <w:r>
              <w:rPr>
                <w:rFonts w:ascii="Arial" w:eastAsia="Arial" w:hAnsi="Arial" w:cs="Arial"/>
                <w:b/>
                <w:bCs/>
                <w:color w:val="FF0000"/>
              </w:rPr>
              <w:t xml:space="preserve"> </w:t>
            </w:r>
            <w:r>
              <w:rPr>
                <w:rFonts w:ascii="Arial" w:eastAsia="Times New Roman" w:hAnsi="Arial" w:cs="Arial"/>
                <w:color w:val="auto"/>
                <w:position w:val="0"/>
                <w:lang w:val="en-IN" w:eastAsia="en-IN"/>
              </w:rPr>
              <w:t>ENVIRONMENTAL IMPACT ASSESSMENT, INDUSTRIAL ANOMALY DETECTION, EDGE AI, TINYML, SENSOR FUSION, PREDICTIVE MAINTENANCE, NOISE</w:t>
            </w:r>
            <w:r w:rsidR="00916BBB">
              <w:rPr>
                <w:rFonts w:ascii="Arial" w:eastAsia="Times New Roman" w:hAnsi="Arial" w:cs="Arial"/>
                <w:color w:val="auto"/>
                <w:position w:val="0"/>
                <w:lang w:val="en-IN" w:eastAsia="en-IN"/>
              </w:rPr>
              <w:t>,</w:t>
            </w:r>
            <w:r>
              <w:rPr>
                <w:rFonts w:ascii="Arial" w:eastAsia="Times New Roman" w:hAnsi="Arial" w:cs="Arial"/>
                <w:color w:val="auto"/>
                <w:position w:val="0"/>
                <w:lang w:val="en-IN" w:eastAsia="en-IN"/>
              </w:rPr>
              <w:t xml:space="preserve"> ENERGY</w:t>
            </w:r>
            <w:r w:rsidR="00916BBB">
              <w:rPr>
                <w:rFonts w:ascii="Arial" w:eastAsia="Times New Roman" w:hAnsi="Arial" w:cs="Arial"/>
                <w:color w:val="auto"/>
                <w:position w:val="0"/>
                <w:lang w:val="en-IN" w:eastAsia="en-IN"/>
              </w:rPr>
              <w:t xml:space="preserve"> AND </w:t>
            </w:r>
            <w:r>
              <w:rPr>
                <w:rFonts w:ascii="Arial" w:eastAsia="Times New Roman" w:hAnsi="Arial" w:cs="Arial"/>
                <w:color w:val="auto"/>
                <w:position w:val="0"/>
                <w:lang w:val="en-IN" w:eastAsia="en-IN"/>
              </w:rPr>
              <w:t>THERMAL MONITORING</w:t>
            </w:r>
          </w:p>
        </w:tc>
      </w:tr>
      <w:tr w:rsidR="006038CC" w14:paraId="5CA3814D" w14:textId="77777777" w:rsidTr="00916BBB">
        <w:trPr>
          <w:trHeight w:val="316"/>
        </w:trPr>
        <w:tc>
          <w:tcPr>
            <w:tcW w:w="455" w:type="dxa"/>
          </w:tcPr>
          <w:p w14:paraId="668F5B74"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857" w:type="dxa"/>
            <w:vAlign w:val="center"/>
          </w:tcPr>
          <w:p w14:paraId="24B45147" w14:textId="77777777" w:rsidR="006038CC" w:rsidRDefault="00404C5B">
            <w:pPr>
              <w:spacing w:before="60" w:after="60"/>
              <w:ind w:left="82" w:right="54"/>
              <w:jc w:val="left"/>
              <w:rPr>
                <w:rFonts w:ascii="Arial" w:eastAsia="Arial" w:hAnsi="Arial" w:cs="Arial"/>
                <w:color w:val="0000FF"/>
                <w:sz w:val="24"/>
                <w:szCs w:val="24"/>
              </w:rPr>
            </w:pPr>
            <w:r>
              <w:rPr>
                <w:rFonts w:ascii="Arial" w:eastAsia="Arial" w:hAnsi="Arial" w:cs="Arial"/>
                <w:b/>
                <w:bCs/>
                <w:color w:val="0000FF"/>
                <w:sz w:val="24"/>
                <w:szCs w:val="24"/>
              </w:rPr>
              <w:t xml:space="preserve">Broad Theme: </w:t>
            </w:r>
          </w:p>
          <w:p w14:paraId="6B85EFD5" w14:textId="479A05A7" w:rsidR="00D22D0C" w:rsidRPr="00D22D0C" w:rsidRDefault="00404C5B">
            <w:pPr>
              <w:numPr>
                <w:ilvl w:val="0"/>
                <w:numId w:val="10"/>
              </w:numPr>
              <w:spacing w:before="60" w:after="60" w:line="360" w:lineRule="auto"/>
              <w:rPr>
                <w:rFonts w:ascii="Arial" w:eastAsia="Arial" w:hAnsi="Arial" w:cs="Arial"/>
                <w:sz w:val="24"/>
                <w:szCs w:val="24"/>
              </w:rPr>
            </w:pPr>
            <w:r>
              <w:rPr>
                <w:rFonts w:ascii="Arial" w:eastAsia="Arial" w:hAnsi="Arial" w:cs="Arial"/>
                <w:b/>
                <w:bCs/>
                <w:sz w:val="24"/>
                <w:szCs w:val="24"/>
              </w:rPr>
              <w:t xml:space="preserve">Theme No.: </w:t>
            </w:r>
            <w:r>
              <w:rPr>
                <w:rFonts w:ascii="Arial" w:eastAsia="Arial" w:hAnsi="Arial" w:cs="Arial"/>
                <w:bCs/>
                <w:sz w:val="24"/>
                <w:szCs w:val="24"/>
              </w:rPr>
              <w:t>2</w:t>
            </w:r>
          </w:p>
          <w:p w14:paraId="17701B4D" w14:textId="77777777" w:rsidR="006038CC" w:rsidRPr="00D22D0C" w:rsidRDefault="00404C5B">
            <w:pPr>
              <w:numPr>
                <w:ilvl w:val="0"/>
                <w:numId w:val="10"/>
              </w:numPr>
              <w:spacing w:before="60" w:after="60"/>
              <w:rPr>
                <w:rFonts w:ascii="Arial" w:eastAsia="Arial" w:hAnsi="Arial" w:cs="Arial"/>
                <w:sz w:val="24"/>
                <w:szCs w:val="24"/>
              </w:rPr>
            </w:pPr>
            <w:r>
              <w:rPr>
                <w:rFonts w:ascii="Arial" w:eastAsia="Arial" w:hAnsi="Arial" w:cs="Arial"/>
                <w:b/>
                <w:bCs/>
                <w:sz w:val="24"/>
                <w:szCs w:val="24"/>
              </w:rPr>
              <w:t xml:space="preserve">Theme Name: </w:t>
            </w:r>
            <w:r>
              <w:rPr>
                <w:rFonts w:ascii="Arial" w:hAnsi="Arial" w:cs="Arial"/>
                <w:sz w:val="24"/>
                <w:szCs w:val="24"/>
              </w:rPr>
              <w:t>WATER RESOURCES, ENVIRONMENT AND CLIMATE RESILIENCE</w:t>
            </w:r>
          </w:p>
          <w:p w14:paraId="0AE63995" w14:textId="77777777" w:rsidR="00D22D0C" w:rsidRPr="00AA24DF" w:rsidRDefault="00D22D0C" w:rsidP="00D22D0C">
            <w:pPr>
              <w:spacing w:before="60" w:after="60"/>
              <w:ind w:left="720"/>
              <w:rPr>
                <w:rFonts w:ascii="Arial" w:eastAsia="Arial" w:hAnsi="Arial" w:cs="Arial"/>
                <w:sz w:val="24"/>
                <w:szCs w:val="24"/>
              </w:rPr>
            </w:pPr>
          </w:p>
          <w:p w14:paraId="42D4112B" w14:textId="4AB81B68" w:rsidR="006038CC" w:rsidRDefault="00404C5B" w:rsidP="00E057FD">
            <w:pPr>
              <w:spacing w:before="60" w:after="60" w:line="360" w:lineRule="auto"/>
              <w:ind w:left="360"/>
              <w:rPr>
                <w:rFonts w:ascii="Arial" w:eastAsia="Arial" w:hAnsi="Arial" w:cs="Arial"/>
                <w:sz w:val="24"/>
                <w:szCs w:val="24"/>
              </w:rPr>
            </w:pPr>
            <w:r>
              <w:rPr>
                <w:rFonts w:ascii="Arial" w:eastAsia="Arial" w:hAnsi="Arial" w:cs="Arial"/>
                <w:b/>
                <w:bCs/>
                <w:sz w:val="24"/>
                <w:szCs w:val="24"/>
              </w:rPr>
              <w:t xml:space="preserve">3.  Sub-theme / Focus Area: </w:t>
            </w:r>
            <w:r>
              <w:rPr>
                <w:rFonts w:ascii="Arial" w:hAnsi="Arial" w:cs="Arial"/>
                <w:sz w:val="24"/>
                <w:szCs w:val="24"/>
              </w:rPr>
              <w:t>ENVIRONMENTAL IMPACT ASSESSMENT AND NATURAL RESOURCE MANAGEMENT</w:t>
            </w:r>
          </w:p>
        </w:tc>
      </w:tr>
      <w:tr w:rsidR="006038CC" w14:paraId="4C587664" w14:textId="77777777" w:rsidTr="00916BBB">
        <w:trPr>
          <w:trHeight w:val="4700"/>
        </w:trPr>
        <w:tc>
          <w:tcPr>
            <w:tcW w:w="455" w:type="dxa"/>
          </w:tcPr>
          <w:p w14:paraId="07A44948"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857" w:type="dxa"/>
          </w:tcPr>
          <w:p w14:paraId="449C0E9F" w14:textId="77777777" w:rsidR="006038CC" w:rsidRDefault="00404C5B">
            <w:pPr>
              <w:widowControl/>
              <w:pBdr>
                <w:top w:val="nil"/>
                <w:left w:val="nil"/>
                <w:bottom w:val="nil"/>
                <w:right w:val="nil"/>
                <w:between w:val="nil"/>
              </w:pBdr>
              <w:spacing w:before="60" w:after="60" w:line="480" w:lineRule="auto"/>
              <w:ind w:right="54"/>
              <w:jc w:val="left"/>
              <w:rPr>
                <w:rFonts w:ascii="Arial" w:eastAsia="Arial" w:hAnsi="Arial" w:cs="Arial"/>
                <w:color w:val="0000FF"/>
                <w:sz w:val="24"/>
                <w:szCs w:val="24"/>
              </w:rPr>
            </w:pPr>
            <w:r>
              <w:rPr>
                <w:rFonts w:ascii="Arial" w:eastAsia="Arial" w:hAnsi="Arial" w:cs="Arial"/>
                <w:b/>
                <w:bCs/>
                <w:color w:val="0000FF"/>
                <w:sz w:val="24"/>
                <w:szCs w:val="24"/>
              </w:rPr>
              <w:t>Institution Details:</w:t>
            </w:r>
          </w:p>
          <w:p w14:paraId="31E9BDD5" w14:textId="77777777" w:rsidR="006038CC" w:rsidRDefault="00404C5B">
            <w:pPr>
              <w:widowControl/>
              <w:numPr>
                <w:ilvl w:val="0"/>
                <w:numId w:val="8"/>
              </w:numPr>
              <w:spacing w:before="60" w:after="60" w:line="480" w:lineRule="auto"/>
              <w:jc w:val="left"/>
              <w:rPr>
                <w:rFonts w:ascii="Arial" w:eastAsia="Arial" w:hAnsi="Arial" w:cs="Arial"/>
                <w:sz w:val="24"/>
                <w:szCs w:val="24"/>
              </w:rPr>
            </w:pPr>
            <w:r>
              <w:rPr>
                <w:rFonts w:ascii="Arial" w:eastAsia="Arial" w:hAnsi="Arial" w:cs="Arial"/>
                <w:b/>
                <w:bCs/>
                <w:sz w:val="24"/>
                <w:szCs w:val="24"/>
              </w:rPr>
              <w:t xml:space="preserve">Name of Institution: </w:t>
            </w:r>
            <w:r>
              <w:rPr>
                <w:rFonts w:ascii="Arial" w:eastAsia="Arial" w:hAnsi="Arial" w:cs="Arial"/>
                <w:bCs/>
                <w:sz w:val="24"/>
                <w:szCs w:val="24"/>
              </w:rPr>
              <w:t>DAYANANDA SAGAR UNIVERSITY</w:t>
            </w:r>
          </w:p>
          <w:p w14:paraId="6F246693" w14:textId="2B1FA54B" w:rsidR="006038CC" w:rsidRDefault="00404C5B">
            <w:pPr>
              <w:widowControl/>
              <w:numPr>
                <w:ilvl w:val="0"/>
                <w:numId w:val="8"/>
              </w:numPr>
              <w:spacing w:before="60" w:after="60" w:line="480" w:lineRule="auto"/>
              <w:jc w:val="left"/>
              <w:rPr>
                <w:rFonts w:ascii="Arial" w:eastAsia="Arial" w:hAnsi="Arial" w:cs="Arial"/>
                <w:sz w:val="24"/>
                <w:szCs w:val="24"/>
              </w:rPr>
            </w:pPr>
            <w:r>
              <w:rPr>
                <w:rFonts w:ascii="Arial" w:eastAsia="Arial" w:hAnsi="Arial" w:cs="Arial"/>
                <w:b/>
                <w:bCs/>
                <w:sz w:val="24"/>
                <w:szCs w:val="24"/>
              </w:rPr>
              <w:t xml:space="preserve">Course Name: </w:t>
            </w:r>
            <w:r w:rsidR="00916BBB">
              <w:rPr>
                <w:rFonts w:ascii="Arial" w:eastAsia="Arial" w:hAnsi="Arial" w:cs="Arial"/>
                <w:bCs/>
                <w:sz w:val="24"/>
                <w:szCs w:val="24"/>
              </w:rPr>
              <w:t>B. TECH</w:t>
            </w:r>
          </w:p>
          <w:p w14:paraId="627FF934" w14:textId="77777777" w:rsidR="006038CC" w:rsidRDefault="00404C5B">
            <w:pPr>
              <w:widowControl/>
              <w:numPr>
                <w:ilvl w:val="0"/>
                <w:numId w:val="8"/>
              </w:numPr>
              <w:spacing w:before="60" w:after="60" w:line="480" w:lineRule="auto"/>
              <w:jc w:val="left"/>
              <w:rPr>
                <w:rFonts w:ascii="Arial" w:eastAsia="Arial" w:hAnsi="Arial" w:cs="Arial"/>
                <w:sz w:val="24"/>
                <w:szCs w:val="24"/>
              </w:rPr>
            </w:pPr>
            <w:r>
              <w:rPr>
                <w:rFonts w:ascii="Arial" w:eastAsia="Arial" w:hAnsi="Arial" w:cs="Arial"/>
                <w:b/>
                <w:bCs/>
                <w:sz w:val="24"/>
                <w:szCs w:val="24"/>
              </w:rPr>
              <w:t xml:space="preserve">Department Name: </w:t>
            </w:r>
            <w:r>
              <w:rPr>
                <w:rFonts w:ascii="Arial" w:eastAsia="Arial" w:hAnsi="Arial" w:cs="Arial"/>
                <w:bCs/>
                <w:sz w:val="24"/>
                <w:szCs w:val="24"/>
              </w:rPr>
              <w:t>COMPUTER SCIENCE ENGINEERING</w:t>
            </w:r>
          </w:p>
          <w:p w14:paraId="62883DFE" w14:textId="77777777" w:rsidR="006038CC" w:rsidRDefault="00404C5B">
            <w:pPr>
              <w:widowControl/>
              <w:numPr>
                <w:ilvl w:val="0"/>
                <w:numId w:val="8"/>
              </w:numPr>
              <w:spacing w:before="60" w:after="60" w:line="480" w:lineRule="auto"/>
              <w:jc w:val="left"/>
              <w:rPr>
                <w:rFonts w:ascii="Arial" w:eastAsia="Arial" w:hAnsi="Arial" w:cs="Arial"/>
                <w:sz w:val="24"/>
                <w:szCs w:val="24"/>
              </w:rPr>
            </w:pPr>
            <w:r>
              <w:rPr>
                <w:rFonts w:ascii="Arial" w:eastAsia="Arial" w:hAnsi="Arial" w:cs="Arial"/>
                <w:b/>
                <w:bCs/>
                <w:sz w:val="24"/>
                <w:szCs w:val="24"/>
              </w:rPr>
              <w:t xml:space="preserve">Affiliated University: </w:t>
            </w:r>
            <w:r>
              <w:rPr>
                <w:rFonts w:ascii="Arial" w:eastAsia="Arial" w:hAnsi="Arial" w:cs="Arial"/>
                <w:bCs/>
                <w:sz w:val="24"/>
                <w:szCs w:val="24"/>
              </w:rPr>
              <w:t>NA</w:t>
            </w:r>
          </w:p>
          <w:p w14:paraId="1FBF2E04" w14:textId="727C90C7" w:rsidR="006038CC" w:rsidRDefault="00404C5B">
            <w:pPr>
              <w:widowControl/>
              <w:spacing w:before="60" w:after="60" w:line="480" w:lineRule="auto"/>
              <w:ind w:left="360"/>
              <w:jc w:val="left"/>
              <w:rPr>
                <w:rFonts w:ascii="Arial" w:eastAsia="Arial" w:hAnsi="Arial" w:cs="Arial"/>
                <w:sz w:val="24"/>
                <w:szCs w:val="24"/>
              </w:rPr>
            </w:pPr>
            <w:r>
              <w:rPr>
                <w:rFonts w:ascii="Arial" w:eastAsia="Arial" w:hAnsi="Arial" w:cs="Arial"/>
                <w:b/>
                <w:bCs/>
                <w:sz w:val="24"/>
                <w:szCs w:val="24"/>
              </w:rPr>
              <w:t xml:space="preserve">5.  District of Your Institution: </w:t>
            </w:r>
            <w:r>
              <w:rPr>
                <w:rFonts w:ascii="Arial" w:hAnsi="Arial" w:cs="Arial"/>
                <w:sz w:val="24"/>
                <w:szCs w:val="24"/>
              </w:rPr>
              <w:t>Bengaluru South Dt</w:t>
            </w:r>
          </w:p>
          <w:p w14:paraId="045502C8" w14:textId="05077D11" w:rsidR="006038CC" w:rsidRDefault="00404C5B" w:rsidP="005E09F0">
            <w:pPr>
              <w:widowControl/>
              <w:spacing w:before="60" w:after="0"/>
              <w:ind w:left="357"/>
              <w:jc w:val="left"/>
              <w:rPr>
                <w:rFonts w:ascii="Arial" w:eastAsia="Arial" w:hAnsi="Arial" w:cs="Arial"/>
                <w:sz w:val="24"/>
                <w:szCs w:val="24"/>
              </w:rPr>
            </w:pPr>
            <w:r>
              <w:rPr>
                <w:rFonts w:ascii="Arial" w:eastAsia="Arial" w:hAnsi="Arial" w:cs="Arial"/>
                <w:b/>
                <w:bCs/>
                <w:sz w:val="24"/>
                <w:szCs w:val="24"/>
              </w:rPr>
              <w:t>6. Complete Postal Address of the Institution with Pin code: </w:t>
            </w:r>
            <w:r>
              <w:rPr>
                <w:rFonts w:ascii="Arial" w:hAnsi="Arial" w:cs="Arial"/>
                <w:sz w:val="24"/>
                <w:szCs w:val="24"/>
              </w:rPr>
              <w:t>DAYANANDA SAGAR UNIVERSITY, SCHOOL OF ENGINEERING, Devarakaggalahalli, Harohalli, Kanakapura Road, Bengaluru South Dt. – 562 112.</w:t>
            </w:r>
          </w:p>
        </w:tc>
      </w:tr>
      <w:tr w:rsidR="006038CC" w14:paraId="65C5A03A" w14:textId="77777777" w:rsidTr="00916BBB">
        <w:trPr>
          <w:trHeight w:val="3558"/>
        </w:trPr>
        <w:tc>
          <w:tcPr>
            <w:tcW w:w="455" w:type="dxa"/>
          </w:tcPr>
          <w:p w14:paraId="78C2BBF5"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857" w:type="dxa"/>
          </w:tcPr>
          <w:p w14:paraId="61B199D7" w14:textId="77777777" w:rsidR="006038CC" w:rsidRDefault="00404C5B">
            <w:pPr>
              <w:spacing w:before="60" w:after="60" w:line="480" w:lineRule="auto"/>
              <w:rPr>
                <w:rFonts w:ascii="Arial" w:eastAsia="Arial" w:hAnsi="Arial" w:cs="Arial"/>
                <w:color w:val="0000FF"/>
                <w:sz w:val="24"/>
                <w:szCs w:val="24"/>
              </w:rPr>
            </w:pPr>
            <w:r>
              <w:rPr>
                <w:rFonts w:ascii="Arial" w:eastAsia="Arial" w:hAnsi="Arial" w:cs="Arial"/>
                <w:b/>
                <w:bCs/>
                <w:color w:val="0000FF"/>
                <w:sz w:val="24"/>
                <w:szCs w:val="24"/>
              </w:rPr>
              <w:t>Project Guide Details:</w:t>
            </w:r>
          </w:p>
          <w:p w14:paraId="7567C669" w14:textId="77777777" w:rsidR="006038CC" w:rsidRDefault="00757692">
            <w:pPr>
              <w:widowControl/>
              <w:numPr>
                <w:ilvl w:val="0"/>
                <w:numId w:val="11"/>
              </w:numPr>
              <w:spacing w:before="40" w:after="40" w:line="480" w:lineRule="auto"/>
              <w:ind w:left="714" w:hanging="357"/>
              <w:jc w:val="left"/>
              <w:rPr>
                <w:rFonts w:ascii="Arial" w:eastAsia="Arial" w:hAnsi="Arial" w:cs="Arial"/>
              </w:rPr>
            </w:pPr>
            <w:r>
              <w:rPr>
                <w:rFonts w:ascii="Arial" w:eastAsia="Arial" w:hAnsi="Arial" w:cs="Arial"/>
                <w:b/>
                <w:bCs/>
                <w:sz w:val="24"/>
                <w:szCs w:val="24"/>
              </w:rPr>
              <w:t xml:space="preserve">Project Guide Name: </w:t>
            </w:r>
            <w:r>
              <w:rPr>
                <w:rFonts w:ascii="Arial" w:eastAsia="Arial" w:hAnsi="Arial" w:cs="Arial"/>
                <w:bCs/>
                <w:sz w:val="24"/>
                <w:szCs w:val="24"/>
              </w:rPr>
              <w:t>Dr. MEENAKSHI MALHOTRA</w:t>
            </w:r>
          </w:p>
          <w:p w14:paraId="2933AD45" w14:textId="77777777" w:rsidR="006038CC" w:rsidRDefault="00404C5B">
            <w:pPr>
              <w:widowControl/>
              <w:numPr>
                <w:ilvl w:val="0"/>
                <w:numId w:val="11"/>
              </w:numPr>
              <w:spacing w:before="40" w:after="40" w:line="480" w:lineRule="auto"/>
              <w:ind w:left="714" w:hanging="357"/>
              <w:jc w:val="left"/>
              <w:rPr>
                <w:rFonts w:ascii="Arial" w:eastAsia="Arial" w:hAnsi="Arial" w:cs="Arial"/>
              </w:rPr>
            </w:pPr>
            <w:r>
              <w:rPr>
                <w:rFonts w:ascii="Arial" w:eastAsia="Arial" w:hAnsi="Arial" w:cs="Arial"/>
                <w:b/>
                <w:bCs/>
                <w:sz w:val="24"/>
                <w:szCs w:val="24"/>
              </w:rPr>
              <w:t xml:space="preserve">Project Guide Designation: </w:t>
            </w:r>
            <w:r>
              <w:rPr>
                <w:rFonts w:ascii="Arial" w:eastAsia="Arial" w:hAnsi="Arial" w:cs="Arial"/>
                <w:bCs/>
                <w:sz w:val="24"/>
                <w:szCs w:val="24"/>
              </w:rPr>
              <w:t>ASSOCIATE PROFESSOR</w:t>
            </w:r>
          </w:p>
          <w:p w14:paraId="3E8B051C" w14:textId="5467845C" w:rsidR="006038CC" w:rsidRDefault="00404C5B">
            <w:pPr>
              <w:widowControl/>
              <w:numPr>
                <w:ilvl w:val="0"/>
                <w:numId w:val="11"/>
              </w:numPr>
              <w:spacing w:before="40" w:after="40" w:line="480" w:lineRule="auto"/>
              <w:ind w:left="714" w:hanging="357"/>
              <w:jc w:val="left"/>
              <w:rPr>
                <w:rFonts w:ascii="Arial" w:eastAsia="Arial" w:hAnsi="Arial" w:cs="Arial"/>
              </w:rPr>
            </w:pPr>
            <w:r>
              <w:rPr>
                <w:rFonts w:ascii="Arial" w:eastAsia="Arial" w:hAnsi="Arial" w:cs="Arial"/>
                <w:b/>
                <w:bCs/>
                <w:sz w:val="24"/>
                <w:szCs w:val="24"/>
              </w:rPr>
              <w:t xml:space="preserve">Project Guide Department: </w:t>
            </w:r>
            <w:r>
              <w:rPr>
                <w:rFonts w:ascii="Arial" w:eastAsia="Arial" w:hAnsi="Arial" w:cs="Arial"/>
                <w:bCs/>
                <w:sz w:val="24"/>
                <w:szCs w:val="24"/>
              </w:rPr>
              <w:t>COMPUTER SCIENCE AND ENGINEERING</w:t>
            </w:r>
          </w:p>
          <w:p w14:paraId="764FE33A" w14:textId="77777777" w:rsidR="006038CC" w:rsidRDefault="00404C5B">
            <w:pPr>
              <w:widowControl/>
              <w:numPr>
                <w:ilvl w:val="0"/>
                <w:numId w:val="11"/>
              </w:numPr>
              <w:spacing w:before="40" w:after="40" w:line="480" w:lineRule="auto"/>
              <w:ind w:left="714" w:hanging="357"/>
              <w:jc w:val="left"/>
              <w:rPr>
                <w:rFonts w:ascii="Arial" w:eastAsia="Arial" w:hAnsi="Arial" w:cs="Arial"/>
              </w:rPr>
            </w:pPr>
            <w:r>
              <w:rPr>
                <w:rFonts w:ascii="Arial" w:eastAsia="Arial" w:hAnsi="Arial" w:cs="Arial"/>
                <w:b/>
                <w:bCs/>
                <w:sz w:val="24"/>
                <w:szCs w:val="24"/>
              </w:rPr>
              <w:t xml:space="preserve">Project Guide Email id: </w:t>
            </w:r>
            <w:r>
              <w:rPr>
                <w:rFonts w:ascii="Arial" w:eastAsia="Arial" w:hAnsi="Arial" w:cs="Arial"/>
                <w:bCs/>
                <w:sz w:val="24"/>
                <w:szCs w:val="24"/>
              </w:rPr>
              <w:t>meenakshi.malhotra-cse@dsu.edu.in</w:t>
            </w:r>
          </w:p>
          <w:p w14:paraId="71CD2306" w14:textId="77777777" w:rsidR="006038CC" w:rsidRPr="00462205" w:rsidRDefault="00404C5B">
            <w:pPr>
              <w:widowControl/>
              <w:numPr>
                <w:ilvl w:val="0"/>
                <w:numId w:val="11"/>
              </w:numPr>
              <w:spacing w:before="40" w:after="40" w:line="480" w:lineRule="auto"/>
              <w:ind w:left="714" w:hanging="357"/>
              <w:jc w:val="left"/>
              <w:rPr>
                <w:rFonts w:ascii="Arial" w:eastAsia="Arial" w:hAnsi="Arial" w:cs="Arial"/>
              </w:rPr>
            </w:pPr>
            <w:r>
              <w:rPr>
                <w:rFonts w:ascii="Arial" w:eastAsia="Arial" w:hAnsi="Arial" w:cs="Arial"/>
                <w:b/>
                <w:bCs/>
                <w:sz w:val="24"/>
                <w:szCs w:val="24"/>
              </w:rPr>
              <w:t xml:space="preserve">Project Guide Mobile Number: </w:t>
            </w:r>
            <w:r>
              <w:rPr>
                <w:rFonts w:ascii="Arial" w:eastAsia="Arial" w:hAnsi="Arial" w:cs="Arial"/>
                <w:bCs/>
                <w:sz w:val="24"/>
                <w:szCs w:val="24"/>
              </w:rPr>
              <w:t>+91 9880858358</w:t>
            </w:r>
          </w:p>
        </w:tc>
      </w:tr>
      <w:tr w:rsidR="006038CC" w14:paraId="715E301B" w14:textId="77777777" w:rsidTr="00916BBB">
        <w:trPr>
          <w:trHeight w:val="166"/>
        </w:trPr>
        <w:tc>
          <w:tcPr>
            <w:tcW w:w="455" w:type="dxa"/>
          </w:tcPr>
          <w:p w14:paraId="69A0C56F"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857" w:type="dxa"/>
            <w:vAlign w:val="center"/>
          </w:tcPr>
          <w:p w14:paraId="57C31089" w14:textId="77777777" w:rsidR="006038CC" w:rsidRDefault="00404C5B">
            <w:pPr>
              <w:spacing w:before="60" w:after="60"/>
              <w:rPr>
                <w:rFonts w:ascii="Arial" w:eastAsia="Arial" w:hAnsi="Arial" w:cs="Arial"/>
                <w:color w:val="0000FF"/>
                <w:sz w:val="24"/>
                <w:szCs w:val="24"/>
              </w:rPr>
            </w:pPr>
            <w:r>
              <w:rPr>
                <w:rFonts w:ascii="Arial" w:eastAsia="Arial" w:hAnsi="Arial" w:cs="Arial"/>
                <w:b/>
                <w:bCs/>
                <w:color w:val="0000FF"/>
                <w:sz w:val="24"/>
                <w:szCs w:val="24"/>
              </w:rPr>
              <w:t>Student Team Details:</w:t>
            </w:r>
            <w:r>
              <w:rPr>
                <w:rFonts w:ascii="Arial" w:eastAsia="Arial" w:hAnsi="Arial" w:cs="Arial"/>
                <w:color w:val="0000FF"/>
                <w:sz w:val="24"/>
                <w:szCs w:val="24"/>
              </w:rPr>
              <w:t xml:space="preserve"> </w:t>
            </w:r>
          </w:p>
        </w:tc>
      </w:tr>
    </w:tbl>
    <w:p w14:paraId="456881EE" w14:textId="77777777" w:rsidR="006038CC" w:rsidRDefault="006038CC">
      <w:pPr>
        <w:spacing w:before="0" w:after="0"/>
        <w:rPr>
          <w:rFonts w:ascii="Arial" w:eastAsia="Arial" w:hAnsi="Arial" w:cs="Arial"/>
        </w:rPr>
      </w:pPr>
    </w:p>
    <w:tbl>
      <w:tblPr>
        <w:tblW w:w="103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8"/>
        <w:gridCol w:w="1701"/>
        <w:gridCol w:w="1309"/>
        <w:gridCol w:w="1809"/>
        <w:gridCol w:w="1192"/>
        <w:gridCol w:w="1134"/>
        <w:gridCol w:w="1225"/>
        <w:gridCol w:w="1406"/>
      </w:tblGrid>
      <w:tr w:rsidR="006038CC" w14:paraId="2FA8A953" w14:textId="77777777" w:rsidTr="005E09F0">
        <w:trPr>
          <w:trHeight w:val="927"/>
        </w:trPr>
        <w:tc>
          <w:tcPr>
            <w:tcW w:w="568" w:type="dxa"/>
            <w:vAlign w:val="center"/>
          </w:tcPr>
          <w:p w14:paraId="554D66B2"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Sl. No.</w:t>
            </w:r>
          </w:p>
        </w:tc>
        <w:tc>
          <w:tcPr>
            <w:tcW w:w="1701" w:type="dxa"/>
            <w:vAlign w:val="center"/>
          </w:tcPr>
          <w:p w14:paraId="15698F56" w14:textId="29E00AB5" w:rsidR="006038CC" w:rsidRDefault="00404C5B">
            <w:pPr>
              <w:spacing w:before="0" w:after="0"/>
              <w:ind w:right="-107"/>
              <w:jc w:val="center"/>
              <w:rPr>
                <w:rFonts w:ascii="Arial" w:eastAsia="Arial" w:hAnsi="Arial" w:cs="Arial"/>
                <w:sz w:val="20"/>
                <w:szCs w:val="20"/>
              </w:rPr>
            </w:pPr>
            <w:r>
              <w:rPr>
                <w:rFonts w:ascii="Arial" w:eastAsia="Arial" w:hAnsi="Arial" w:cs="Arial"/>
                <w:b/>
                <w:bCs/>
                <w:sz w:val="20"/>
                <w:szCs w:val="20"/>
              </w:rPr>
              <w:t>Passport-size Photograph</w:t>
            </w:r>
          </w:p>
        </w:tc>
        <w:tc>
          <w:tcPr>
            <w:tcW w:w="1309" w:type="dxa"/>
            <w:vAlign w:val="center"/>
          </w:tcPr>
          <w:p w14:paraId="30A1D8B4" w14:textId="13079BE5" w:rsidR="006038CC" w:rsidRDefault="00404C5B" w:rsidP="00450803">
            <w:pPr>
              <w:spacing w:before="0" w:after="0"/>
              <w:jc w:val="center"/>
              <w:rPr>
                <w:rFonts w:ascii="Arial" w:eastAsia="Arial" w:hAnsi="Arial" w:cs="Arial"/>
                <w:sz w:val="20"/>
                <w:szCs w:val="20"/>
              </w:rPr>
            </w:pPr>
            <w:r>
              <w:rPr>
                <w:rFonts w:ascii="Arial" w:eastAsia="Arial" w:hAnsi="Arial" w:cs="Arial"/>
                <w:b/>
                <w:bCs/>
                <w:sz w:val="20"/>
                <w:szCs w:val="20"/>
              </w:rPr>
              <w:t>Name of the Student</w:t>
            </w:r>
          </w:p>
        </w:tc>
        <w:tc>
          <w:tcPr>
            <w:tcW w:w="1809" w:type="dxa"/>
            <w:vAlign w:val="center"/>
          </w:tcPr>
          <w:p w14:paraId="4C034C21" w14:textId="25F46760"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 xml:space="preserve">USN </w:t>
            </w:r>
          </w:p>
        </w:tc>
        <w:tc>
          <w:tcPr>
            <w:tcW w:w="1192" w:type="dxa"/>
            <w:vAlign w:val="center"/>
          </w:tcPr>
          <w:p w14:paraId="358C668E"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 xml:space="preserve">Degree &amp; Branch &amp; Semester </w:t>
            </w:r>
          </w:p>
        </w:tc>
        <w:tc>
          <w:tcPr>
            <w:tcW w:w="1134" w:type="dxa"/>
          </w:tcPr>
          <w:p w14:paraId="664723E2" w14:textId="481F3381" w:rsidR="00450803" w:rsidRDefault="00404C5B" w:rsidP="00450803">
            <w:pPr>
              <w:spacing w:before="0" w:after="0"/>
              <w:jc w:val="center"/>
              <w:rPr>
                <w:rFonts w:ascii="Arial" w:eastAsia="Arial" w:hAnsi="Arial" w:cs="Arial"/>
                <w:sz w:val="20"/>
                <w:szCs w:val="20"/>
              </w:rPr>
            </w:pPr>
            <w:r>
              <w:rPr>
                <w:rFonts w:ascii="Arial" w:eastAsia="Arial" w:hAnsi="Arial" w:cs="Arial"/>
                <w:b/>
                <w:bCs/>
                <w:sz w:val="16"/>
                <w:szCs w:val="16"/>
              </w:rPr>
              <w:t xml:space="preserve">Category as per College Records </w:t>
            </w:r>
          </w:p>
          <w:p w14:paraId="5EB38F4B" w14:textId="3AF78377" w:rsidR="006038CC" w:rsidRDefault="006038CC">
            <w:pPr>
              <w:spacing w:before="0" w:after="0"/>
              <w:jc w:val="center"/>
              <w:rPr>
                <w:rFonts w:ascii="Arial" w:eastAsia="Arial" w:hAnsi="Arial" w:cs="Arial"/>
                <w:sz w:val="20"/>
                <w:szCs w:val="20"/>
              </w:rPr>
            </w:pPr>
          </w:p>
        </w:tc>
        <w:tc>
          <w:tcPr>
            <w:tcW w:w="1225" w:type="dxa"/>
            <w:vAlign w:val="center"/>
          </w:tcPr>
          <w:p w14:paraId="298D1181"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Mobile No.</w:t>
            </w:r>
          </w:p>
        </w:tc>
        <w:tc>
          <w:tcPr>
            <w:tcW w:w="1406" w:type="dxa"/>
            <w:vAlign w:val="center"/>
          </w:tcPr>
          <w:p w14:paraId="23E552DD"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Email Id</w:t>
            </w:r>
          </w:p>
        </w:tc>
      </w:tr>
      <w:tr w:rsidR="006038CC" w14:paraId="675DB6EE" w14:textId="77777777" w:rsidTr="005E09F0">
        <w:trPr>
          <w:trHeight w:val="359"/>
        </w:trPr>
        <w:tc>
          <w:tcPr>
            <w:tcW w:w="568" w:type="dxa"/>
          </w:tcPr>
          <w:p w14:paraId="7474A21A"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1.</w:t>
            </w:r>
          </w:p>
        </w:tc>
        <w:tc>
          <w:tcPr>
            <w:tcW w:w="1701" w:type="dxa"/>
          </w:tcPr>
          <w:p w14:paraId="397BAE31" w14:textId="77777777" w:rsidR="006038CC" w:rsidRDefault="00D17977">
            <w:pPr>
              <w:spacing w:before="0" w:after="0"/>
              <w:rPr>
                <w:rFonts w:ascii="Arial" w:eastAsia="Arial" w:hAnsi="Arial" w:cs="Arial"/>
                <w:sz w:val="20"/>
                <w:szCs w:val="20"/>
              </w:rPr>
            </w:pPr>
            <w:r>
              <w:rPr>
                <w:rFonts w:ascii="Arial" w:eastAsia="Arial" w:hAnsi="Arial" w:cs="Arial"/>
                <w:noProof/>
                <w:sz w:val="20"/>
                <w:szCs w:val="20"/>
              </w:rPr>
              <w:drawing>
                <wp:inline distT="0" distB="0" distL="0" distR="0" wp14:anchorId="3CB51A61" wp14:editId="5F964E1A">
                  <wp:extent cx="883285" cy="11779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kita img.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3285" cy="1177925"/>
                          </a:xfrm>
                          <a:prstGeom prst="rect">
                            <a:avLst/>
                          </a:prstGeom>
                        </pic:spPr>
                      </pic:pic>
                    </a:graphicData>
                  </a:graphic>
                </wp:inline>
              </w:drawing>
            </w:r>
          </w:p>
        </w:tc>
        <w:tc>
          <w:tcPr>
            <w:tcW w:w="1309" w:type="dxa"/>
          </w:tcPr>
          <w:p w14:paraId="58D65342" w14:textId="77777777" w:rsidR="006038CC" w:rsidRPr="00916BBB" w:rsidRDefault="00404C5B">
            <w:pPr>
              <w:spacing w:before="0" w:after="0"/>
              <w:rPr>
                <w:rFonts w:ascii="Arial" w:eastAsia="Arial" w:hAnsi="Arial" w:cs="Arial"/>
                <w:bCs/>
                <w:sz w:val="20"/>
                <w:szCs w:val="20"/>
              </w:rPr>
            </w:pPr>
            <w:r w:rsidRPr="00916BBB">
              <w:rPr>
                <w:rFonts w:ascii="Arial" w:eastAsia="Arial" w:hAnsi="Arial" w:cs="Arial"/>
                <w:bCs/>
                <w:sz w:val="20"/>
                <w:szCs w:val="20"/>
              </w:rPr>
              <w:t>Ms. NIKITHA D</w:t>
            </w:r>
          </w:p>
          <w:p w14:paraId="3144F36E" w14:textId="77777777" w:rsidR="00B73CC5" w:rsidRPr="00916BBB" w:rsidRDefault="00B73CC5">
            <w:pPr>
              <w:spacing w:before="0" w:after="0"/>
              <w:rPr>
                <w:rFonts w:ascii="Arial" w:eastAsia="Arial" w:hAnsi="Arial" w:cs="Arial"/>
                <w:sz w:val="20"/>
                <w:szCs w:val="20"/>
              </w:rPr>
            </w:pPr>
            <w:r w:rsidRPr="00916BBB">
              <w:rPr>
                <w:rFonts w:ascii="Arial" w:eastAsia="Arial" w:hAnsi="Arial" w:cs="Arial"/>
                <w:bCs/>
                <w:sz w:val="20"/>
                <w:szCs w:val="20"/>
              </w:rPr>
              <w:t>(TEAM LEADER)</w:t>
            </w:r>
          </w:p>
        </w:tc>
        <w:tc>
          <w:tcPr>
            <w:tcW w:w="1809" w:type="dxa"/>
          </w:tcPr>
          <w:p w14:paraId="3D3B7E61" w14:textId="77777777" w:rsidR="006038CC" w:rsidRPr="005E09F0" w:rsidRDefault="00F57E35">
            <w:pPr>
              <w:spacing w:before="0" w:after="0"/>
              <w:rPr>
                <w:rFonts w:ascii="Arial" w:eastAsia="Arial" w:hAnsi="Arial" w:cs="Arial"/>
              </w:rPr>
            </w:pPr>
            <w:r>
              <w:rPr>
                <w:rFonts w:ascii="Arial" w:eastAsia="Arial" w:hAnsi="Arial" w:cs="Arial"/>
              </w:rPr>
              <w:t>ENG23CS0384</w:t>
            </w:r>
          </w:p>
          <w:p w14:paraId="2E6C2AA7" w14:textId="77777777" w:rsidR="00462205" w:rsidRPr="005E09F0" w:rsidRDefault="00462205">
            <w:pPr>
              <w:spacing w:before="0" w:after="0"/>
              <w:rPr>
                <w:rFonts w:ascii="Arial" w:eastAsia="Arial" w:hAnsi="Arial" w:cs="Arial"/>
              </w:rPr>
            </w:pPr>
          </w:p>
        </w:tc>
        <w:tc>
          <w:tcPr>
            <w:tcW w:w="1192" w:type="dxa"/>
          </w:tcPr>
          <w:p w14:paraId="06AD133A" w14:textId="77777777" w:rsidR="006038CC" w:rsidRPr="005E09F0" w:rsidRDefault="00404C5B">
            <w:pPr>
              <w:spacing w:before="0" w:after="0"/>
              <w:rPr>
                <w:rFonts w:ascii="Arial" w:eastAsia="Arial" w:hAnsi="Arial" w:cs="Arial"/>
                <w:sz w:val="20"/>
                <w:szCs w:val="20"/>
              </w:rPr>
            </w:pPr>
            <w:r>
              <w:rPr>
                <w:rFonts w:ascii="Arial" w:eastAsia="Arial" w:hAnsi="Arial" w:cs="Arial"/>
                <w:b/>
                <w:bCs/>
                <w:sz w:val="20"/>
                <w:szCs w:val="20"/>
              </w:rPr>
              <w:t xml:space="preserve">Degree: </w:t>
            </w:r>
            <w:r>
              <w:rPr>
                <w:rFonts w:ascii="Arial" w:eastAsia="Arial" w:hAnsi="Arial" w:cs="Arial"/>
                <w:bCs/>
                <w:sz w:val="20"/>
                <w:szCs w:val="20"/>
              </w:rPr>
              <w:t>BTECH</w:t>
            </w:r>
          </w:p>
          <w:p w14:paraId="38C74148" w14:textId="77777777" w:rsidR="006038CC" w:rsidRPr="005E09F0" w:rsidRDefault="006038CC">
            <w:pPr>
              <w:spacing w:before="0" w:after="0"/>
              <w:rPr>
                <w:rFonts w:ascii="Arial" w:eastAsia="Arial" w:hAnsi="Arial" w:cs="Arial"/>
                <w:sz w:val="20"/>
                <w:szCs w:val="20"/>
              </w:rPr>
            </w:pPr>
          </w:p>
          <w:p w14:paraId="4F203D40" w14:textId="77777777" w:rsidR="006038CC" w:rsidRPr="005E09F0" w:rsidRDefault="00404C5B">
            <w:pPr>
              <w:spacing w:before="0" w:after="0"/>
              <w:rPr>
                <w:rFonts w:ascii="Arial" w:eastAsia="Arial" w:hAnsi="Arial" w:cs="Arial"/>
                <w:sz w:val="20"/>
                <w:szCs w:val="20"/>
              </w:rPr>
            </w:pPr>
            <w:r>
              <w:rPr>
                <w:rFonts w:ascii="Arial" w:eastAsia="Arial" w:hAnsi="Arial" w:cs="Arial"/>
                <w:b/>
                <w:bCs/>
                <w:sz w:val="20"/>
                <w:szCs w:val="20"/>
              </w:rPr>
              <w:t xml:space="preserve">Branch: </w:t>
            </w:r>
            <w:r>
              <w:rPr>
                <w:rFonts w:ascii="Arial" w:eastAsia="Arial" w:hAnsi="Arial" w:cs="Arial"/>
                <w:bCs/>
                <w:sz w:val="20"/>
                <w:szCs w:val="20"/>
              </w:rPr>
              <w:t>CSE</w:t>
            </w:r>
          </w:p>
          <w:p w14:paraId="22DA8EC7" w14:textId="77777777" w:rsidR="006038CC" w:rsidRPr="005E09F0" w:rsidRDefault="006038CC">
            <w:pPr>
              <w:spacing w:before="0" w:after="0"/>
              <w:rPr>
                <w:rFonts w:ascii="Arial" w:eastAsia="Arial" w:hAnsi="Arial" w:cs="Arial"/>
                <w:sz w:val="20"/>
                <w:szCs w:val="20"/>
              </w:rPr>
            </w:pPr>
          </w:p>
          <w:p w14:paraId="35A4298E" w14:textId="77777777" w:rsidR="006038CC" w:rsidRPr="005E09F0" w:rsidRDefault="00404C5B">
            <w:pPr>
              <w:spacing w:before="0" w:after="0"/>
              <w:rPr>
                <w:rFonts w:ascii="Arial" w:eastAsia="Arial" w:hAnsi="Arial" w:cs="Arial"/>
                <w:sz w:val="20"/>
                <w:szCs w:val="20"/>
              </w:rPr>
            </w:pPr>
            <w:r>
              <w:rPr>
                <w:rFonts w:ascii="Arial" w:eastAsia="Arial" w:hAnsi="Arial" w:cs="Arial"/>
                <w:b/>
                <w:bCs/>
                <w:sz w:val="20"/>
                <w:szCs w:val="20"/>
              </w:rPr>
              <w:t xml:space="preserve">Semester: </w:t>
            </w:r>
            <w:r>
              <w:rPr>
                <w:rFonts w:ascii="Arial" w:eastAsia="Arial" w:hAnsi="Arial" w:cs="Arial"/>
                <w:bCs/>
                <w:sz w:val="20"/>
                <w:szCs w:val="20"/>
              </w:rPr>
              <w:t>7</w:t>
            </w:r>
          </w:p>
          <w:p w14:paraId="75DB0E70" w14:textId="77777777" w:rsidR="006038CC" w:rsidRPr="005E09F0" w:rsidRDefault="006038CC">
            <w:pPr>
              <w:spacing w:before="0" w:after="0"/>
              <w:rPr>
                <w:rFonts w:ascii="Arial" w:eastAsia="Arial" w:hAnsi="Arial" w:cs="Arial"/>
              </w:rPr>
            </w:pPr>
          </w:p>
        </w:tc>
        <w:tc>
          <w:tcPr>
            <w:tcW w:w="1134" w:type="dxa"/>
          </w:tcPr>
          <w:p w14:paraId="6FC5E76E" w14:textId="77777777" w:rsidR="006038CC" w:rsidRPr="00916BBB" w:rsidRDefault="00F57E35">
            <w:pPr>
              <w:spacing w:before="0" w:after="0"/>
              <w:jc w:val="center"/>
              <w:rPr>
                <w:rFonts w:ascii="Arial" w:eastAsia="Arial" w:hAnsi="Arial" w:cs="Arial"/>
                <w:sz w:val="18"/>
                <w:szCs w:val="18"/>
              </w:rPr>
            </w:pPr>
            <w:r w:rsidRPr="00916BBB">
              <w:rPr>
                <w:rFonts w:ascii="Arial" w:eastAsia="Arial" w:hAnsi="Arial" w:cs="Arial"/>
                <w:sz w:val="18"/>
                <w:szCs w:val="18"/>
              </w:rPr>
              <w:t>OBC</w:t>
            </w:r>
          </w:p>
        </w:tc>
        <w:tc>
          <w:tcPr>
            <w:tcW w:w="1225" w:type="dxa"/>
          </w:tcPr>
          <w:p w14:paraId="164C53D6" w14:textId="77777777" w:rsidR="006038CC" w:rsidRPr="005E09F0" w:rsidRDefault="00F57E35">
            <w:pPr>
              <w:spacing w:before="0" w:after="0"/>
              <w:rPr>
                <w:rFonts w:ascii="Arial" w:eastAsia="Arial" w:hAnsi="Arial" w:cs="Arial"/>
              </w:rPr>
            </w:pPr>
            <w:r>
              <w:rPr>
                <w:rFonts w:ascii="Arial" w:eastAsia="Arial" w:hAnsi="Arial" w:cs="Arial"/>
              </w:rPr>
              <w:t>+91 8050120456</w:t>
            </w:r>
          </w:p>
        </w:tc>
        <w:tc>
          <w:tcPr>
            <w:tcW w:w="1406" w:type="dxa"/>
          </w:tcPr>
          <w:p w14:paraId="0938E960" w14:textId="77777777" w:rsidR="006038CC" w:rsidRPr="005E09F0" w:rsidRDefault="00D17977">
            <w:pPr>
              <w:spacing w:before="0" w:after="0"/>
              <w:rPr>
                <w:rFonts w:ascii="Arial" w:eastAsia="Arial" w:hAnsi="Arial" w:cs="Arial"/>
              </w:rPr>
            </w:pPr>
            <w:r>
              <w:rPr>
                <w:rFonts w:ascii="Arial" w:eastAsia="Arial" w:hAnsi="Arial" w:cs="Arial"/>
              </w:rPr>
              <w:t>eng23cs0384@dsu.edu.in</w:t>
            </w:r>
          </w:p>
        </w:tc>
      </w:tr>
      <w:tr w:rsidR="006038CC" w14:paraId="732D1723" w14:textId="77777777" w:rsidTr="005E09F0">
        <w:trPr>
          <w:trHeight w:val="982"/>
        </w:trPr>
        <w:tc>
          <w:tcPr>
            <w:tcW w:w="568" w:type="dxa"/>
          </w:tcPr>
          <w:p w14:paraId="113FA500"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2.</w:t>
            </w:r>
          </w:p>
        </w:tc>
        <w:tc>
          <w:tcPr>
            <w:tcW w:w="1701" w:type="dxa"/>
          </w:tcPr>
          <w:p w14:paraId="51A9B0FD" w14:textId="77777777" w:rsidR="006038CC" w:rsidRDefault="00D17977">
            <w:pPr>
              <w:spacing w:before="0" w:after="0"/>
              <w:rPr>
                <w:rFonts w:ascii="Arial" w:eastAsia="Arial" w:hAnsi="Arial" w:cs="Arial"/>
                <w:sz w:val="20"/>
                <w:szCs w:val="20"/>
              </w:rPr>
            </w:pPr>
            <w:r>
              <w:rPr>
                <w:rFonts w:ascii="Arial" w:eastAsia="Arial" w:hAnsi="Arial" w:cs="Arial"/>
                <w:noProof/>
                <w:sz w:val="20"/>
                <w:szCs w:val="20"/>
              </w:rPr>
              <w:drawing>
                <wp:inline distT="0" distB="0" distL="0" distR="0" wp14:anchorId="01374C93" wp14:editId="4181486B">
                  <wp:extent cx="883285" cy="11779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alisa img.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3285" cy="1177925"/>
                          </a:xfrm>
                          <a:prstGeom prst="rect">
                            <a:avLst/>
                          </a:prstGeom>
                        </pic:spPr>
                      </pic:pic>
                    </a:graphicData>
                  </a:graphic>
                </wp:inline>
              </w:drawing>
            </w:r>
          </w:p>
        </w:tc>
        <w:tc>
          <w:tcPr>
            <w:tcW w:w="1309" w:type="dxa"/>
          </w:tcPr>
          <w:p w14:paraId="75F7B864"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Cs/>
                <w:sz w:val="20"/>
                <w:szCs w:val="20"/>
              </w:rPr>
              <w:t>Ms. MONALISA</w:t>
            </w:r>
          </w:p>
        </w:tc>
        <w:tc>
          <w:tcPr>
            <w:tcW w:w="1809" w:type="dxa"/>
          </w:tcPr>
          <w:p w14:paraId="3B69D667" w14:textId="77777777" w:rsidR="006038CC" w:rsidRPr="00916BBB" w:rsidRDefault="00F57E35">
            <w:pPr>
              <w:spacing w:before="0" w:after="0"/>
              <w:rPr>
                <w:rFonts w:ascii="Arial" w:eastAsia="Arial" w:hAnsi="Arial" w:cs="Arial"/>
              </w:rPr>
            </w:pPr>
            <w:r w:rsidRPr="00916BBB">
              <w:rPr>
                <w:rFonts w:ascii="Arial" w:eastAsia="Arial" w:hAnsi="Arial" w:cs="Arial"/>
              </w:rPr>
              <w:t>ENG23CS0368</w:t>
            </w:r>
          </w:p>
        </w:tc>
        <w:tc>
          <w:tcPr>
            <w:tcW w:w="1192" w:type="dxa"/>
          </w:tcPr>
          <w:p w14:paraId="665313D8"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 xml:space="preserve">Degree: </w:t>
            </w:r>
            <w:r w:rsidRPr="00916BBB">
              <w:rPr>
                <w:rFonts w:ascii="Arial" w:eastAsia="Arial" w:hAnsi="Arial" w:cs="Arial"/>
                <w:bCs/>
                <w:sz w:val="20"/>
                <w:szCs w:val="20"/>
              </w:rPr>
              <w:t>BTECH</w:t>
            </w:r>
          </w:p>
          <w:p w14:paraId="1C2D2AED" w14:textId="77777777" w:rsidR="006038CC" w:rsidRPr="00916BBB" w:rsidRDefault="006038CC">
            <w:pPr>
              <w:spacing w:before="0" w:after="0"/>
              <w:rPr>
                <w:rFonts w:ascii="Arial" w:eastAsia="Arial" w:hAnsi="Arial" w:cs="Arial"/>
                <w:sz w:val="20"/>
                <w:szCs w:val="20"/>
              </w:rPr>
            </w:pPr>
          </w:p>
          <w:p w14:paraId="0BD47754"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 xml:space="preserve">Branch: </w:t>
            </w:r>
            <w:r w:rsidRPr="00916BBB">
              <w:rPr>
                <w:rFonts w:ascii="Arial" w:eastAsia="Arial" w:hAnsi="Arial" w:cs="Arial"/>
                <w:bCs/>
                <w:sz w:val="20"/>
                <w:szCs w:val="20"/>
              </w:rPr>
              <w:t>CSE</w:t>
            </w:r>
          </w:p>
          <w:p w14:paraId="70F291F4" w14:textId="77777777" w:rsidR="006038CC" w:rsidRPr="00916BBB" w:rsidRDefault="006038CC">
            <w:pPr>
              <w:spacing w:before="0" w:after="0"/>
              <w:rPr>
                <w:rFonts w:ascii="Arial" w:eastAsia="Arial" w:hAnsi="Arial" w:cs="Arial"/>
                <w:sz w:val="20"/>
                <w:szCs w:val="20"/>
              </w:rPr>
            </w:pPr>
          </w:p>
          <w:p w14:paraId="24D61F93"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Semester: 7</w:t>
            </w:r>
          </w:p>
          <w:p w14:paraId="45860D77" w14:textId="77777777" w:rsidR="006038CC" w:rsidRPr="00462205" w:rsidRDefault="006038CC">
            <w:pPr>
              <w:spacing w:before="0" w:after="0"/>
              <w:rPr>
                <w:rFonts w:ascii="Arial" w:eastAsia="Arial" w:hAnsi="Arial" w:cs="Arial"/>
                <w:sz w:val="24"/>
                <w:szCs w:val="24"/>
              </w:rPr>
            </w:pPr>
          </w:p>
        </w:tc>
        <w:tc>
          <w:tcPr>
            <w:tcW w:w="1134" w:type="dxa"/>
          </w:tcPr>
          <w:p w14:paraId="42BF5783" w14:textId="3F15D244" w:rsidR="006038CC" w:rsidRPr="00916BBB" w:rsidRDefault="00F57E35" w:rsidP="00916BBB">
            <w:pPr>
              <w:spacing w:before="0" w:after="0"/>
              <w:rPr>
                <w:rFonts w:ascii="Arial" w:eastAsia="Arial" w:hAnsi="Arial" w:cs="Arial"/>
                <w:sz w:val="18"/>
                <w:szCs w:val="18"/>
              </w:rPr>
            </w:pPr>
            <w:r w:rsidRPr="00916BBB">
              <w:rPr>
                <w:rFonts w:ascii="Arial" w:eastAsia="Arial" w:hAnsi="Arial" w:cs="Arial"/>
                <w:sz w:val="18"/>
                <w:szCs w:val="18"/>
              </w:rPr>
              <w:t>GENERAL</w:t>
            </w:r>
          </w:p>
        </w:tc>
        <w:tc>
          <w:tcPr>
            <w:tcW w:w="1225" w:type="dxa"/>
          </w:tcPr>
          <w:p w14:paraId="418D08CB" w14:textId="77777777" w:rsidR="006038CC" w:rsidRPr="00462205" w:rsidRDefault="00F57E35">
            <w:pPr>
              <w:spacing w:before="0" w:after="0"/>
              <w:rPr>
                <w:rFonts w:ascii="Arial" w:eastAsia="Arial" w:hAnsi="Arial" w:cs="Arial"/>
                <w:sz w:val="24"/>
                <w:szCs w:val="24"/>
              </w:rPr>
            </w:pPr>
            <w:r>
              <w:rPr>
                <w:rFonts w:ascii="Arial" w:eastAsia="Arial" w:hAnsi="Arial" w:cs="Arial"/>
                <w:sz w:val="24"/>
                <w:szCs w:val="24"/>
              </w:rPr>
              <w:t>+91 9444487072</w:t>
            </w:r>
          </w:p>
        </w:tc>
        <w:tc>
          <w:tcPr>
            <w:tcW w:w="1406" w:type="dxa"/>
          </w:tcPr>
          <w:p w14:paraId="5A97232B" w14:textId="77777777" w:rsidR="006038CC" w:rsidRPr="00462205" w:rsidRDefault="00D17977">
            <w:pPr>
              <w:spacing w:before="0" w:after="0"/>
              <w:rPr>
                <w:rFonts w:ascii="Arial" w:eastAsia="Arial" w:hAnsi="Arial" w:cs="Arial"/>
                <w:sz w:val="24"/>
                <w:szCs w:val="24"/>
              </w:rPr>
            </w:pPr>
            <w:r>
              <w:rPr>
                <w:rFonts w:ascii="Arial" w:eastAsia="Arial" w:hAnsi="Arial" w:cs="Arial"/>
                <w:sz w:val="24"/>
                <w:szCs w:val="24"/>
              </w:rPr>
              <w:t>eng23cs0368@dsu.edu.in</w:t>
            </w:r>
          </w:p>
        </w:tc>
      </w:tr>
      <w:tr w:rsidR="006038CC" w14:paraId="000C88D4" w14:textId="77777777" w:rsidTr="005E09F0">
        <w:trPr>
          <w:trHeight w:val="840"/>
        </w:trPr>
        <w:tc>
          <w:tcPr>
            <w:tcW w:w="568" w:type="dxa"/>
          </w:tcPr>
          <w:p w14:paraId="23DD96D9"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3.</w:t>
            </w:r>
          </w:p>
        </w:tc>
        <w:tc>
          <w:tcPr>
            <w:tcW w:w="1701" w:type="dxa"/>
          </w:tcPr>
          <w:p w14:paraId="06F0C380" w14:textId="77777777" w:rsidR="006038CC" w:rsidRDefault="008D3896">
            <w:pPr>
              <w:spacing w:before="0" w:after="0"/>
              <w:rPr>
                <w:rFonts w:ascii="Arial" w:eastAsia="Arial" w:hAnsi="Arial" w:cs="Arial"/>
                <w:sz w:val="20"/>
                <w:szCs w:val="20"/>
              </w:rPr>
            </w:pPr>
            <w:r>
              <w:rPr>
                <w:rFonts w:ascii="Arial" w:eastAsia="Arial" w:hAnsi="Arial" w:cs="Arial"/>
                <w:noProof/>
                <w:sz w:val="20"/>
                <w:szCs w:val="20"/>
              </w:rPr>
              <w:drawing>
                <wp:inline distT="0" distB="0" distL="0" distR="0" wp14:anchorId="6E015496" wp14:editId="11ED81B9">
                  <wp:extent cx="877667" cy="11875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jika resum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3285" cy="1195133"/>
                          </a:xfrm>
                          <a:prstGeom prst="rect">
                            <a:avLst/>
                          </a:prstGeom>
                        </pic:spPr>
                      </pic:pic>
                    </a:graphicData>
                  </a:graphic>
                </wp:inline>
              </w:drawing>
            </w:r>
          </w:p>
        </w:tc>
        <w:tc>
          <w:tcPr>
            <w:tcW w:w="1309" w:type="dxa"/>
          </w:tcPr>
          <w:p w14:paraId="5D88AF9C" w14:textId="7C3E1781" w:rsidR="006038CC" w:rsidRPr="001719D4" w:rsidRDefault="00404C5B">
            <w:pPr>
              <w:spacing w:before="0" w:after="0"/>
              <w:rPr>
                <w:rFonts w:ascii="Arial" w:eastAsia="Arial" w:hAnsi="Arial" w:cs="Arial"/>
                <w:sz w:val="20"/>
                <w:szCs w:val="20"/>
              </w:rPr>
            </w:pPr>
            <w:proofErr w:type="gramStart"/>
            <w:r>
              <w:rPr>
                <w:rFonts w:ascii="Arial" w:eastAsia="Arial" w:hAnsi="Arial" w:cs="Arial"/>
                <w:bCs/>
                <w:sz w:val="20"/>
                <w:szCs w:val="20"/>
              </w:rPr>
              <w:t>Ms.RAJIKA</w:t>
            </w:r>
            <w:proofErr w:type="gramEnd"/>
            <w:r>
              <w:rPr>
                <w:rFonts w:ascii="Arial" w:eastAsia="Arial" w:hAnsi="Arial" w:cs="Arial"/>
                <w:bCs/>
                <w:sz w:val="20"/>
                <w:szCs w:val="20"/>
              </w:rPr>
              <w:t xml:space="preserve"> SAHA</w:t>
            </w:r>
          </w:p>
        </w:tc>
        <w:tc>
          <w:tcPr>
            <w:tcW w:w="1809" w:type="dxa"/>
          </w:tcPr>
          <w:p w14:paraId="5FC5D0A8" w14:textId="77777777" w:rsidR="006038CC" w:rsidRPr="001719D4" w:rsidRDefault="00F57E35">
            <w:pPr>
              <w:spacing w:before="0" w:after="0"/>
              <w:rPr>
                <w:rFonts w:ascii="Arial" w:eastAsia="Arial" w:hAnsi="Arial" w:cs="Arial"/>
              </w:rPr>
            </w:pPr>
            <w:r>
              <w:rPr>
                <w:rFonts w:ascii="Arial" w:eastAsia="Arial" w:hAnsi="Arial" w:cs="Arial"/>
              </w:rPr>
              <w:t>ENG23CS0415</w:t>
            </w:r>
          </w:p>
        </w:tc>
        <w:tc>
          <w:tcPr>
            <w:tcW w:w="1192" w:type="dxa"/>
          </w:tcPr>
          <w:p w14:paraId="42E2A6D5"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 xml:space="preserve">Degree: </w:t>
            </w:r>
            <w:r w:rsidRPr="00916BBB">
              <w:rPr>
                <w:rFonts w:ascii="Arial" w:eastAsia="Arial" w:hAnsi="Arial" w:cs="Arial"/>
                <w:bCs/>
                <w:sz w:val="20"/>
                <w:szCs w:val="20"/>
              </w:rPr>
              <w:t>BTECH</w:t>
            </w:r>
          </w:p>
          <w:p w14:paraId="0C26FF24" w14:textId="77777777" w:rsidR="006038CC" w:rsidRPr="00916BBB" w:rsidRDefault="006038CC">
            <w:pPr>
              <w:spacing w:before="0" w:after="0"/>
              <w:rPr>
                <w:rFonts w:ascii="Arial" w:eastAsia="Arial" w:hAnsi="Arial" w:cs="Arial"/>
                <w:sz w:val="20"/>
                <w:szCs w:val="20"/>
              </w:rPr>
            </w:pPr>
          </w:p>
          <w:p w14:paraId="4F16BFAD"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 xml:space="preserve">Branch: </w:t>
            </w:r>
            <w:r w:rsidRPr="00916BBB">
              <w:rPr>
                <w:rFonts w:ascii="Arial" w:eastAsia="Arial" w:hAnsi="Arial" w:cs="Arial"/>
                <w:bCs/>
                <w:sz w:val="20"/>
                <w:szCs w:val="20"/>
              </w:rPr>
              <w:t>CSE</w:t>
            </w:r>
          </w:p>
          <w:p w14:paraId="36C42125" w14:textId="77777777" w:rsidR="006038CC" w:rsidRPr="00916BBB" w:rsidRDefault="006038CC">
            <w:pPr>
              <w:spacing w:before="0" w:after="0"/>
              <w:rPr>
                <w:rFonts w:ascii="Arial" w:eastAsia="Arial" w:hAnsi="Arial" w:cs="Arial"/>
                <w:sz w:val="20"/>
                <w:szCs w:val="20"/>
              </w:rPr>
            </w:pPr>
          </w:p>
          <w:p w14:paraId="1D38655B"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 xml:space="preserve">Semester: </w:t>
            </w:r>
            <w:r w:rsidRPr="00916BBB">
              <w:rPr>
                <w:rFonts w:ascii="Arial" w:eastAsia="Arial" w:hAnsi="Arial" w:cs="Arial"/>
                <w:bCs/>
                <w:sz w:val="20"/>
                <w:szCs w:val="20"/>
              </w:rPr>
              <w:t>7</w:t>
            </w:r>
          </w:p>
          <w:p w14:paraId="17951087" w14:textId="77777777" w:rsidR="006038CC" w:rsidRPr="00462205" w:rsidRDefault="006038CC">
            <w:pPr>
              <w:spacing w:before="0" w:after="0"/>
              <w:rPr>
                <w:rFonts w:ascii="Arial" w:eastAsia="Arial" w:hAnsi="Arial" w:cs="Arial"/>
                <w:sz w:val="24"/>
                <w:szCs w:val="24"/>
              </w:rPr>
            </w:pPr>
          </w:p>
        </w:tc>
        <w:tc>
          <w:tcPr>
            <w:tcW w:w="1134" w:type="dxa"/>
          </w:tcPr>
          <w:p w14:paraId="4CA7D4EC" w14:textId="77777777" w:rsidR="006038CC" w:rsidRPr="00916BBB" w:rsidRDefault="00F57E35">
            <w:pPr>
              <w:spacing w:before="0" w:after="0"/>
              <w:jc w:val="center"/>
              <w:rPr>
                <w:rFonts w:ascii="Arial" w:eastAsia="Arial" w:hAnsi="Arial" w:cs="Arial"/>
                <w:sz w:val="18"/>
                <w:szCs w:val="18"/>
              </w:rPr>
            </w:pPr>
            <w:r w:rsidRPr="00916BBB">
              <w:rPr>
                <w:rFonts w:ascii="Arial" w:eastAsia="Arial" w:hAnsi="Arial" w:cs="Arial"/>
                <w:sz w:val="18"/>
                <w:szCs w:val="18"/>
              </w:rPr>
              <w:t>GENERAL</w:t>
            </w:r>
          </w:p>
        </w:tc>
        <w:tc>
          <w:tcPr>
            <w:tcW w:w="1225" w:type="dxa"/>
          </w:tcPr>
          <w:p w14:paraId="5DA03F51" w14:textId="77777777" w:rsidR="006038CC" w:rsidRPr="00462205" w:rsidRDefault="00F57E35">
            <w:pPr>
              <w:spacing w:before="0" w:after="0"/>
              <w:rPr>
                <w:rFonts w:ascii="Arial" w:eastAsia="Arial" w:hAnsi="Arial" w:cs="Arial"/>
                <w:sz w:val="24"/>
                <w:szCs w:val="24"/>
              </w:rPr>
            </w:pPr>
            <w:r>
              <w:rPr>
                <w:rFonts w:ascii="Arial" w:eastAsia="Arial" w:hAnsi="Arial" w:cs="Arial"/>
                <w:sz w:val="24"/>
                <w:szCs w:val="24"/>
              </w:rPr>
              <w:t>+91 9748634594</w:t>
            </w:r>
          </w:p>
        </w:tc>
        <w:tc>
          <w:tcPr>
            <w:tcW w:w="1406" w:type="dxa"/>
          </w:tcPr>
          <w:p w14:paraId="67AA019B" w14:textId="77777777" w:rsidR="006038CC" w:rsidRPr="00462205" w:rsidRDefault="00D17977">
            <w:pPr>
              <w:spacing w:before="0" w:after="0"/>
              <w:rPr>
                <w:rFonts w:ascii="Arial" w:eastAsia="Arial" w:hAnsi="Arial" w:cs="Arial"/>
                <w:sz w:val="24"/>
                <w:szCs w:val="24"/>
              </w:rPr>
            </w:pPr>
            <w:r>
              <w:rPr>
                <w:rFonts w:ascii="Arial" w:eastAsia="Arial" w:hAnsi="Arial" w:cs="Arial"/>
                <w:sz w:val="24"/>
                <w:szCs w:val="24"/>
              </w:rPr>
              <w:t>eng23cs0415@dsu.edu.in</w:t>
            </w:r>
          </w:p>
        </w:tc>
      </w:tr>
      <w:tr w:rsidR="006038CC" w14:paraId="1EA8E565" w14:textId="77777777" w:rsidTr="005E09F0">
        <w:trPr>
          <w:trHeight w:val="837"/>
        </w:trPr>
        <w:tc>
          <w:tcPr>
            <w:tcW w:w="568" w:type="dxa"/>
          </w:tcPr>
          <w:p w14:paraId="7BE9E79B" w14:textId="77777777" w:rsidR="006038CC" w:rsidRDefault="00404C5B">
            <w:pPr>
              <w:spacing w:before="0" w:after="0"/>
              <w:jc w:val="center"/>
              <w:rPr>
                <w:rFonts w:ascii="Arial" w:eastAsia="Arial" w:hAnsi="Arial" w:cs="Arial"/>
                <w:sz w:val="20"/>
                <w:szCs w:val="20"/>
              </w:rPr>
            </w:pPr>
            <w:r>
              <w:rPr>
                <w:rFonts w:ascii="Arial" w:eastAsia="Arial" w:hAnsi="Arial" w:cs="Arial"/>
                <w:b/>
                <w:bCs/>
                <w:sz w:val="20"/>
                <w:szCs w:val="20"/>
              </w:rPr>
              <w:t>4.</w:t>
            </w:r>
          </w:p>
        </w:tc>
        <w:tc>
          <w:tcPr>
            <w:tcW w:w="1701" w:type="dxa"/>
          </w:tcPr>
          <w:p w14:paraId="57672729" w14:textId="77777777" w:rsidR="006038CC" w:rsidRDefault="00D17977">
            <w:pPr>
              <w:spacing w:before="0" w:after="0"/>
              <w:rPr>
                <w:rFonts w:ascii="Arial" w:eastAsia="Arial" w:hAnsi="Arial" w:cs="Arial"/>
                <w:sz w:val="20"/>
                <w:szCs w:val="20"/>
              </w:rPr>
            </w:pPr>
            <w:r>
              <w:rPr>
                <w:rFonts w:ascii="Arial" w:eastAsia="Arial" w:hAnsi="Arial" w:cs="Arial"/>
                <w:noProof/>
                <w:sz w:val="20"/>
                <w:szCs w:val="20"/>
              </w:rPr>
              <w:drawing>
                <wp:inline distT="0" distB="0" distL="0" distR="0" wp14:anchorId="74E867BB" wp14:editId="12E05C02">
                  <wp:extent cx="883285" cy="11537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and img.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3285" cy="1153795"/>
                          </a:xfrm>
                          <a:prstGeom prst="rect">
                            <a:avLst/>
                          </a:prstGeom>
                        </pic:spPr>
                      </pic:pic>
                    </a:graphicData>
                  </a:graphic>
                </wp:inline>
              </w:drawing>
            </w:r>
          </w:p>
        </w:tc>
        <w:tc>
          <w:tcPr>
            <w:tcW w:w="1309" w:type="dxa"/>
          </w:tcPr>
          <w:p w14:paraId="2B562F21" w14:textId="77777777" w:rsidR="006038CC" w:rsidRPr="001719D4" w:rsidRDefault="00F57E35">
            <w:pPr>
              <w:spacing w:before="0" w:after="0"/>
              <w:rPr>
                <w:rFonts w:ascii="Arial" w:eastAsia="Arial" w:hAnsi="Arial" w:cs="Arial"/>
                <w:sz w:val="18"/>
                <w:szCs w:val="18"/>
              </w:rPr>
            </w:pPr>
            <w:r>
              <w:rPr>
                <w:rFonts w:ascii="Arial" w:eastAsia="Arial" w:hAnsi="Arial" w:cs="Arial"/>
                <w:bCs/>
                <w:sz w:val="18"/>
                <w:szCs w:val="18"/>
              </w:rPr>
              <w:t>Mr. SUNAND P CHOWDARY</w:t>
            </w:r>
          </w:p>
        </w:tc>
        <w:tc>
          <w:tcPr>
            <w:tcW w:w="1809" w:type="dxa"/>
          </w:tcPr>
          <w:p w14:paraId="245AD9A9" w14:textId="77777777" w:rsidR="006038CC" w:rsidRPr="001719D4" w:rsidRDefault="00F57E35">
            <w:pPr>
              <w:spacing w:before="0" w:after="0"/>
              <w:rPr>
                <w:rFonts w:ascii="Arial" w:eastAsia="Arial" w:hAnsi="Arial" w:cs="Arial"/>
              </w:rPr>
            </w:pPr>
            <w:r>
              <w:rPr>
                <w:rFonts w:ascii="Arial" w:eastAsia="Arial" w:hAnsi="Arial" w:cs="Arial"/>
              </w:rPr>
              <w:t>ENG23CS0387</w:t>
            </w:r>
          </w:p>
        </w:tc>
        <w:tc>
          <w:tcPr>
            <w:tcW w:w="1192" w:type="dxa"/>
          </w:tcPr>
          <w:p w14:paraId="4C5CE59C"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 xml:space="preserve">Degree: </w:t>
            </w:r>
            <w:r w:rsidRPr="00916BBB">
              <w:rPr>
                <w:rFonts w:ascii="Arial" w:eastAsia="Arial" w:hAnsi="Arial" w:cs="Arial"/>
                <w:bCs/>
                <w:sz w:val="20"/>
                <w:szCs w:val="20"/>
              </w:rPr>
              <w:t>BTECH</w:t>
            </w:r>
          </w:p>
          <w:p w14:paraId="22E17AE0" w14:textId="77777777" w:rsidR="006038CC" w:rsidRPr="00916BBB" w:rsidRDefault="006038CC">
            <w:pPr>
              <w:spacing w:before="0" w:after="0"/>
              <w:rPr>
                <w:rFonts w:ascii="Arial" w:eastAsia="Arial" w:hAnsi="Arial" w:cs="Arial"/>
                <w:sz w:val="20"/>
                <w:szCs w:val="20"/>
              </w:rPr>
            </w:pPr>
          </w:p>
          <w:p w14:paraId="3F3397C0" w14:textId="77777777" w:rsidR="006038CC" w:rsidRPr="00916BBB" w:rsidRDefault="00404C5B">
            <w:pPr>
              <w:spacing w:before="0" w:after="0"/>
              <w:rPr>
                <w:rFonts w:ascii="Arial" w:eastAsia="Arial" w:hAnsi="Arial" w:cs="Arial"/>
                <w:sz w:val="20"/>
                <w:szCs w:val="20"/>
              </w:rPr>
            </w:pPr>
            <w:r w:rsidRPr="00916BBB">
              <w:rPr>
                <w:rFonts w:ascii="Arial" w:eastAsia="Arial" w:hAnsi="Arial" w:cs="Arial"/>
                <w:b/>
                <w:bCs/>
                <w:sz w:val="20"/>
                <w:szCs w:val="20"/>
              </w:rPr>
              <w:t>Branch:</w:t>
            </w:r>
            <w:r w:rsidRPr="00916BBB">
              <w:rPr>
                <w:rFonts w:ascii="Arial" w:eastAsia="Arial" w:hAnsi="Arial" w:cs="Arial"/>
                <w:bCs/>
                <w:sz w:val="20"/>
                <w:szCs w:val="20"/>
              </w:rPr>
              <w:t xml:space="preserve"> CSE</w:t>
            </w:r>
          </w:p>
          <w:p w14:paraId="39517951" w14:textId="77777777" w:rsidR="006038CC" w:rsidRPr="00916BBB" w:rsidRDefault="006038CC">
            <w:pPr>
              <w:spacing w:before="0" w:after="0"/>
              <w:rPr>
                <w:rFonts w:ascii="Arial" w:eastAsia="Arial" w:hAnsi="Arial" w:cs="Arial"/>
                <w:sz w:val="20"/>
                <w:szCs w:val="20"/>
              </w:rPr>
            </w:pPr>
          </w:p>
          <w:p w14:paraId="05A7E6BB" w14:textId="77777777" w:rsidR="006038CC" w:rsidRPr="00916BBB" w:rsidRDefault="00404C5B">
            <w:pPr>
              <w:spacing w:before="0" w:after="0"/>
              <w:rPr>
                <w:rFonts w:ascii="Arial" w:eastAsia="Arial" w:hAnsi="Arial" w:cs="Arial"/>
                <w:caps/>
                <w:sz w:val="24"/>
                <w:szCs w:val="24"/>
              </w:rPr>
            </w:pPr>
            <w:r w:rsidRPr="00916BBB">
              <w:rPr>
                <w:rFonts w:ascii="Arial" w:eastAsia="Arial" w:hAnsi="Arial" w:cs="Arial"/>
                <w:b/>
                <w:bCs/>
                <w:sz w:val="20"/>
                <w:szCs w:val="20"/>
              </w:rPr>
              <w:t xml:space="preserve">Semester: </w:t>
            </w:r>
            <w:r w:rsidRPr="00916BBB">
              <w:rPr>
                <w:rFonts w:ascii="Arial" w:eastAsia="Arial" w:hAnsi="Arial" w:cs="Arial"/>
                <w:bCs/>
                <w:sz w:val="20"/>
                <w:szCs w:val="20"/>
              </w:rPr>
              <w:t>7</w:t>
            </w:r>
            <w:r>
              <w:rPr>
                <w:rFonts w:ascii="Arial" w:eastAsia="Arial" w:hAnsi="Arial" w:cs="Arial"/>
                <w:b/>
                <w:bCs/>
                <w:sz w:val="24"/>
                <w:szCs w:val="24"/>
              </w:rPr>
              <w:br/>
            </w:r>
          </w:p>
        </w:tc>
        <w:tc>
          <w:tcPr>
            <w:tcW w:w="1134" w:type="dxa"/>
          </w:tcPr>
          <w:p w14:paraId="154B404B" w14:textId="77777777" w:rsidR="006038CC" w:rsidRPr="00916BBB" w:rsidRDefault="00F57E35">
            <w:pPr>
              <w:spacing w:before="0" w:after="0"/>
              <w:jc w:val="center"/>
              <w:rPr>
                <w:rFonts w:ascii="Arial" w:eastAsia="Arial" w:hAnsi="Arial" w:cs="Arial"/>
                <w:sz w:val="18"/>
                <w:szCs w:val="18"/>
              </w:rPr>
            </w:pPr>
            <w:r w:rsidRPr="00916BBB">
              <w:rPr>
                <w:rFonts w:ascii="Arial" w:eastAsia="Arial" w:hAnsi="Arial" w:cs="Arial"/>
                <w:sz w:val="18"/>
                <w:szCs w:val="18"/>
              </w:rPr>
              <w:t>GENERAL</w:t>
            </w:r>
          </w:p>
        </w:tc>
        <w:tc>
          <w:tcPr>
            <w:tcW w:w="1225" w:type="dxa"/>
          </w:tcPr>
          <w:p w14:paraId="02EE451B" w14:textId="77777777" w:rsidR="006038CC" w:rsidRPr="00462205" w:rsidRDefault="00F57E35">
            <w:pPr>
              <w:spacing w:before="0" w:after="0"/>
              <w:rPr>
                <w:rFonts w:ascii="Arial" w:eastAsia="Arial" w:hAnsi="Arial" w:cs="Arial"/>
                <w:sz w:val="24"/>
                <w:szCs w:val="24"/>
              </w:rPr>
            </w:pPr>
            <w:r>
              <w:rPr>
                <w:rFonts w:ascii="Arial" w:eastAsia="Arial" w:hAnsi="Arial" w:cs="Arial"/>
                <w:sz w:val="24"/>
                <w:szCs w:val="24"/>
              </w:rPr>
              <w:t>+91 9148239819</w:t>
            </w:r>
          </w:p>
        </w:tc>
        <w:tc>
          <w:tcPr>
            <w:tcW w:w="1406" w:type="dxa"/>
          </w:tcPr>
          <w:p w14:paraId="09DDD7B5" w14:textId="77777777" w:rsidR="006038CC" w:rsidRPr="00462205" w:rsidRDefault="00D17977">
            <w:pPr>
              <w:spacing w:before="0" w:after="0"/>
              <w:rPr>
                <w:rFonts w:ascii="Arial" w:eastAsia="Arial" w:hAnsi="Arial" w:cs="Arial"/>
                <w:sz w:val="24"/>
                <w:szCs w:val="24"/>
              </w:rPr>
            </w:pPr>
            <w:r>
              <w:rPr>
                <w:rFonts w:ascii="Arial" w:eastAsia="Arial" w:hAnsi="Arial" w:cs="Arial"/>
                <w:sz w:val="24"/>
                <w:szCs w:val="24"/>
              </w:rPr>
              <w:t>eng23cs0387@dsu.edu.in</w:t>
            </w:r>
          </w:p>
        </w:tc>
      </w:tr>
    </w:tbl>
    <w:p w14:paraId="5075055C" w14:textId="77777777" w:rsidR="006038CC" w:rsidRDefault="006038CC">
      <w:pPr>
        <w:spacing w:before="0" w:after="0"/>
        <w:rPr>
          <w:rFonts w:ascii="Arial" w:eastAsia="Arial" w:hAnsi="Arial" w:cs="Arial"/>
        </w:rPr>
      </w:pPr>
    </w:p>
    <w:p w14:paraId="35245BA3" w14:textId="77777777" w:rsidR="002C07AD" w:rsidRDefault="002C07AD">
      <w:pPr>
        <w:spacing w:before="0" w:after="0"/>
        <w:rPr>
          <w:rFonts w:ascii="Arial" w:eastAsia="Arial" w:hAnsi="Arial" w:cs="Arial"/>
        </w:rPr>
      </w:pPr>
    </w:p>
    <w:tbl>
      <w:tblPr>
        <w:tblW w:w="10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8"/>
        <w:gridCol w:w="9718"/>
      </w:tblGrid>
      <w:tr w:rsidR="006038CC" w14:paraId="6274A8C7" w14:textId="77777777" w:rsidTr="00916BBB">
        <w:trPr>
          <w:trHeight w:val="214"/>
        </w:trPr>
        <w:tc>
          <w:tcPr>
            <w:tcW w:w="598" w:type="dxa"/>
          </w:tcPr>
          <w:p w14:paraId="1D10330E" w14:textId="77777777" w:rsidR="006038CC" w:rsidRDefault="006038CC">
            <w:pPr>
              <w:widowControl/>
              <w:numPr>
                <w:ilvl w:val="0"/>
                <w:numId w:val="1"/>
              </w:numPr>
              <w:pBdr>
                <w:top w:val="nil"/>
                <w:left w:val="nil"/>
                <w:bottom w:val="nil"/>
                <w:right w:val="nil"/>
                <w:between w:val="nil"/>
              </w:pBdr>
              <w:spacing w:before="60" w:after="60"/>
              <w:jc w:val="center"/>
              <w:rPr>
                <w:rFonts w:ascii="Arial" w:eastAsia="Arial" w:hAnsi="Arial" w:cs="Arial"/>
                <w:color w:val="000000"/>
              </w:rPr>
            </w:pPr>
          </w:p>
        </w:tc>
        <w:tc>
          <w:tcPr>
            <w:tcW w:w="9718" w:type="dxa"/>
            <w:vAlign w:val="center"/>
          </w:tcPr>
          <w:p w14:paraId="11836F23"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SPP Coordinator Details:</w:t>
            </w:r>
          </w:p>
          <w:p w14:paraId="7A4B5D64" w14:textId="77777777" w:rsidR="006038CC" w:rsidRDefault="00404C5B">
            <w:pPr>
              <w:widowControl/>
              <w:numPr>
                <w:ilvl w:val="0"/>
                <w:numId w:val="6"/>
              </w:numPr>
              <w:spacing w:before="60" w:after="60"/>
              <w:jc w:val="left"/>
              <w:rPr>
                <w:rFonts w:ascii="Arial" w:eastAsia="Arial" w:hAnsi="Arial" w:cs="Arial"/>
              </w:rPr>
            </w:pPr>
            <w:r>
              <w:rPr>
                <w:rFonts w:ascii="Arial" w:eastAsia="Arial" w:hAnsi="Arial" w:cs="Arial"/>
                <w:b/>
                <w:bCs/>
                <w:sz w:val="24"/>
                <w:szCs w:val="24"/>
              </w:rPr>
              <w:t xml:space="preserve">SPP Coordinator Name: </w:t>
            </w:r>
            <w:r>
              <w:rPr>
                <w:rFonts w:ascii="Arial" w:eastAsia="Arial" w:hAnsi="Arial" w:cs="Arial"/>
                <w:bCs/>
                <w:sz w:val="24"/>
                <w:szCs w:val="24"/>
              </w:rPr>
              <w:t>Mr. SRIPAD KULKARNI S</w:t>
            </w:r>
            <w:r>
              <w:rPr>
                <w:rFonts w:ascii="Arial" w:eastAsia="Arial" w:hAnsi="Arial" w:cs="Arial"/>
                <w:b/>
                <w:bCs/>
                <w:sz w:val="24"/>
                <w:szCs w:val="24"/>
              </w:rPr>
              <w:br/>
            </w:r>
          </w:p>
          <w:p w14:paraId="384AB0B3" w14:textId="77777777" w:rsidR="006038CC" w:rsidRDefault="00404C5B">
            <w:pPr>
              <w:widowControl/>
              <w:numPr>
                <w:ilvl w:val="0"/>
                <w:numId w:val="6"/>
              </w:numPr>
              <w:spacing w:before="60" w:after="60"/>
              <w:jc w:val="left"/>
              <w:rPr>
                <w:rFonts w:ascii="Arial" w:eastAsia="Arial" w:hAnsi="Arial" w:cs="Arial"/>
              </w:rPr>
            </w:pPr>
            <w:r>
              <w:rPr>
                <w:rFonts w:ascii="Arial" w:eastAsia="Arial" w:hAnsi="Arial" w:cs="Arial"/>
                <w:b/>
                <w:bCs/>
                <w:sz w:val="24"/>
                <w:szCs w:val="24"/>
              </w:rPr>
              <w:t xml:space="preserve">SPP Coordinator Designation: </w:t>
            </w:r>
            <w:r>
              <w:rPr>
                <w:rFonts w:ascii="Arial" w:eastAsia="Arial" w:hAnsi="Arial" w:cs="Arial"/>
                <w:bCs/>
                <w:sz w:val="24"/>
                <w:szCs w:val="24"/>
              </w:rPr>
              <w:t>ASSISSTANT PROFESSOR</w:t>
            </w:r>
            <w:r>
              <w:rPr>
                <w:rFonts w:ascii="Arial" w:eastAsia="Arial" w:hAnsi="Arial" w:cs="Arial"/>
                <w:b/>
                <w:bCs/>
                <w:sz w:val="24"/>
                <w:szCs w:val="24"/>
              </w:rPr>
              <w:br/>
            </w:r>
          </w:p>
          <w:p w14:paraId="2469A81C" w14:textId="77777777" w:rsidR="006038CC" w:rsidRDefault="00404C5B">
            <w:pPr>
              <w:widowControl/>
              <w:numPr>
                <w:ilvl w:val="0"/>
                <w:numId w:val="6"/>
              </w:numPr>
              <w:spacing w:before="60" w:after="60"/>
              <w:jc w:val="left"/>
              <w:rPr>
                <w:rFonts w:ascii="Arial" w:eastAsia="Arial" w:hAnsi="Arial" w:cs="Arial"/>
              </w:rPr>
            </w:pPr>
            <w:r>
              <w:rPr>
                <w:rFonts w:ascii="Arial" w:eastAsia="Arial" w:hAnsi="Arial" w:cs="Arial"/>
                <w:b/>
                <w:bCs/>
                <w:sz w:val="24"/>
                <w:szCs w:val="24"/>
              </w:rPr>
              <w:t xml:space="preserve">SPP Coordinator Email: </w:t>
            </w:r>
            <w:r>
              <w:rPr>
                <w:rFonts w:ascii="Arial" w:eastAsia="Arial" w:hAnsi="Arial" w:cs="Arial"/>
                <w:bCs/>
                <w:sz w:val="24"/>
                <w:szCs w:val="24"/>
              </w:rPr>
              <w:t>sripad-ae@dsu.edu.in</w:t>
            </w:r>
            <w:r>
              <w:rPr>
                <w:rFonts w:ascii="Arial" w:eastAsia="Arial" w:hAnsi="Arial" w:cs="Arial"/>
                <w:b/>
                <w:bCs/>
                <w:sz w:val="24"/>
                <w:szCs w:val="24"/>
              </w:rPr>
              <w:br/>
            </w:r>
          </w:p>
          <w:p w14:paraId="0462EEED" w14:textId="77777777" w:rsidR="006038CC" w:rsidRDefault="00404C5B">
            <w:pPr>
              <w:widowControl/>
              <w:numPr>
                <w:ilvl w:val="0"/>
                <w:numId w:val="6"/>
              </w:numPr>
              <w:spacing w:before="60" w:after="60"/>
              <w:jc w:val="left"/>
              <w:rPr>
                <w:rFonts w:ascii="Arial" w:eastAsia="Arial" w:hAnsi="Arial" w:cs="Arial"/>
              </w:rPr>
            </w:pPr>
            <w:r>
              <w:rPr>
                <w:rFonts w:ascii="Arial" w:eastAsia="Arial" w:hAnsi="Arial" w:cs="Arial"/>
                <w:b/>
                <w:bCs/>
                <w:sz w:val="24"/>
                <w:szCs w:val="24"/>
              </w:rPr>
              <w:t xml:space="preserve">SPP Coordinator Mobile Number: </w:t>
            </w:r>
            <w:r>
              <w:rPr>
                <w:rFonts w:ascii="Arial" w:eastAsia="Arial" w:hAnsi="Arial" w:cs="Arial"/>
                <w:bCs/>
                <w:sz w:val="24"/>
                <w:szCs w:val="24"/>
              </w:rPr>
              <w:t>+91 7406907182</w:t>
            </w:r>
            <w:r>
              <w:rPr>
                <w:rFonts w:ascii="Arial" w:eastAsia="Arial" w:hAnsi="Arial" w:cs="Arial"/>
                <w:b/>
                <w:bCs/>
                <w:sz w:val="24"/>
                <w:szCs w:val="24"/>
              </w:rPr>
              <w:br/>
            </w:r>
          </w:p>
        </w:tc>
      </w:tr>
    </w:tbl>
    <w:p w14:paraId="307BBA5A" w14:textId="77777777" w:rsidR="006038CC" w:rsidRDefault="006038CC">
      <w:pPr>
        <w:spacing w:before="60" w:after="60"/>
        <w:jc w:val="left"/>
        <w:rPr>
          <w:rFonts w:ascii="Arial" w:eastAsia="Arial" w:hAnsi="Arial" w:cs="Arial"/>
          <w:sz w:val="24"/>
          <w:szCs w:val="24"/>
        </w:rPr>
        <w:sectPr w:rsidR="006038CC">
          <w:headerReference w:type="even" r:id="rId14"/>
          <w:headerReference w:type="default" r:id="rId15"/>
          <w:footerReference w:type="even" r:id="rId16"/>
          <w:footerReference w:type="default" r:id="rId17"/>
          <w:headerReference w:type="first" r:id="rId18"/>
          <w:footerReference w:type="first" r:id="rId19"/>
          <w:pgSz w:w="11907" w:h="16840"/>
          <w:pgMar w:top="1134" w:right="1134" w:bottom="1134" w:left="1134" w:header="720" w:footer="539" w:gutter="0"/>
          <w:pgNumType w:start="1"/>
          <w:cols w:space="720"/>
        </w:sectPr>
      </w:pPr>
    </w:p>
    <w:p w14:paraId="15A8E34B" w14:textId="77777777" w:rsidR="006038CC" w:rsidRDefault="006038CC">
      <w:pPr>
        <w:pBdr>
          <w:top w:val="nil"/>
          <w:left w:val="nil"/>
          <w:bottom w:val="nil"/>
          <w:right w:val="nil"/>
          <w:between w:val="nil"/>
        </w:pBdr>
        <w:spacing w:before="0" w:after="0" w:line="276" w:lineRule="auto"/>
        <w:jc w:val="left"/>
        <w:rPr>
          <w:rFonts w:ascii="Arial" w:eastAsia="Arial" w:hAnsi="Arial" w:cs="Arial"/>
          <w:sz w:val="24"/>
          <w:szCs w:val="24"/>
        </w:rPr>
      </w:pPr>
    </w:p>
    <w:tbl>
      <w:tblPr>
        <w:tblW w:w="9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3"/>
        <w:gridCol w:w="9254"/>
      </w:tblGrid>
      <w:tr w:rsidR="006038CC" w14:paraId="0F165119" w14:textId="77777777" w:rsidTr="006F5B3E">
        <w:tc>
          <w:tcPr>
            <w:tcW w:w="9657" w:type="dxa"/>
            <w:gridSpan w:val="2"/>
          </w:tcPr>
          <w:p w14:paraId="0B246A7F" w14:textId="77777777" w:rsidR="006038CC" w:rsidRDefault="00404C5B">
            <w:pPr>
              <w:spacing w:before="60" w:after="60"/>
              <w:jc w:val="center"/>
              <w:rPr>
                <w:rFonts w:ascii="Arial" w:eastAsia="Arial" w:hAnsi="Arial" w:cs="Arial"/>
                <w:sz w:val="28"/>
                <w:szCs w:val="28"/>
              </w:rPr>
            </w:pPr>
            <w:r>
              <w:rPr>
                <w:rFonts w:ascii="Arial" w:eastAsia="Arial" w:hAnsi="Arial" w:cs="Arial"/>
                <w:b/>
                <w:bCs/>
                <w:sz w:val="24"/>
                <w:szCs w:val="24"/>
              </w:rPr>
              <w:t>PART - B: PROJECT DESCRIPTION</w:t>
            </w:r>
          </w:p>
        </w:tc>
      </w:tr>
      <w:tr w:rsidR="006038CC" w14:paraId="2BA7FBFA" w14:textId="77777777" w:rsidTr="006F5B3E">
        <w:tc>
          <w:tcPr>
            <w:tcW w:w="403" w:type="dxa"/>
          </w:tcPr>
          <w:p w14:paraId="6631E015"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226E61B8" w14:textId="77777777" w:rsidR="00270EF1" w:rsidRPr="00F03E4B" w:rsidRDefault="00404C5B" w:rsidP="00F425CD">
            <w:pPr>
              <w:spacing w:before="60" w:after="60"/>
              <w:ind w:left="7" w:right="54"/>
              <w:rPr>
                <w:rFonts w:ascii="Arial" w:eastAsia="Arial" w:hAnsi="Arial" w:cs="Arial"/>
                <w:sz w:val="24"/>
                <w:szCs w:val="24"/>
              </w:rPr>
            </w:pPr>
            <w:r w:rsidRPr="00F03E4B">
              <w:rPr>
                <w:rFonts w:ascii="Arial" w:eastAsia="Arial" w:hAnsi="Arial" w:cs="Arial"/>
                <w:b/>
                <w:bCs/>
                <w:color w:val="0000FF"/>
                <w:sz w:val="24"/>
                <w:szCs w:val="24"/>
              </w:rPr>
              <w:t>Background and Need of the Project:</w:t>
            </w:r>
            <w:r w:rsidRPr="00F03E4B">
              <w:rPr>
                <w:rFonts w:ascii="Arial" w:eastAsia="Arial" w:hAnsi="Arial" w:cs="Arial"/>
                <w:b/>
                <w:bCs/>
                <w:sz w:val="24"/>
                <w:szCs w:val="24"/>
              </w:rPr>
              <w:t xml:space="preserve"> </w:t>
            </w:r>
          </w:p>
          <w:p w14:paraId="77A2B3AC" w14:textId="5A5ADBFE" w:rsidR="00F425CD" w:rsidRPr="00F03E4B" w:rsidRDefault="00F425CD" w:rsidP="00F425CD">
            <w:pPr>
              <w:widowControl/>
              <w:spacing w:before="100" w:beforeAutospacing="1" w:after="100" w:afterAutospacing="1"/>
              <w:rPr>
                <w:rFonts w:ascii="Arial" w:eastAsia="Times New Roman" w:hAnsi="Arial" w:cs="Arial"/>
                <w:sz w:val="24"/>
                <w:szCs w:val="24"/>
              </w:rPr>
            </w:pPr>
            <w:r w:rsidRPr="00F03E4B">
              <w:rPr>
                <w:rFonts w:ascii="Arial" w:eastAsia="Times New Roman" w:hAnsi="Arial" w:cs="Arial"/>
                <w:sz w:val="24"/>
                <w:szCs w:val="24"/>
              </w:rPr>
              <w:t>Industrial machines such as motors, pumps and fans are essential to manufacturing operations. Unexpected machine failures can interrupt production, increase maintenance costs and affect productivity, and they can also pose environmental and safety issues: a degraded machine may draw more electrical power [13], emit additional noise and heat [15], [16], overheat with an increased risk of fire and injury to workers, and reach the end of its useful life earlier</w:t>
            </w:r>
            <w:r w:rsidR="00F03E4B" w:rsidRPr="00F03E4B">
              <w:rPr>
                <w:rFonts w:ascii="Arial" w:eastAsia="Times New Roman" w:hAnsi="Arial" w:cs="Arial"/>
                <w:sz w:val="24"/>
                <w:szCs w:val="24"/>
              </w:rPr>
              <w:t xml:space="preserve">. </w:t>
            </w:r>
            <w:r w:rsidRPr="00F03E4B">
              <w:rPr>
                <w:rFonts w:ascii="Arial" w:eastAsia="Times New Roman" w:hAnsi="Arial" w:cs="Arial"/>
                <w:sz w:val="24"/>
                <w:szCs w:val="24"/>
              </w:rPr>
              <w:t>Early detection of abnormal operating conditions can help industries identify potential faults before they lead to major failures and additional environmental and safety risks [11].</w:t>
            </w:r>
          </w:p>
          <w:p w14:paraId="37D3B94F" w14:textId="5623F3AF" w:rsidR="00F425CD" w:rsidRPr="00F03E4B" w:rsidRDefault="00F425CD" w:rsidP="00F425CD">
            <w:pPr>
              <w:widowControl/>
              <w:spacing w:before="100" w:beforeAutospacing="1" w:after="100" w:afterAutospacing="1"/>
              <w:rPr>
                <w:rFonts w:ascii="Arial" w:eastAsia="Times New Roman" w:hAnsi="Arial" w:cs="Arial"/>
                <w:sz w:val="24"/>
                <w:szCs w:val="24"/>
              </w:rPr>
            </w:pPr>
            <w:r w:rsidRPr="00F03E4B">
              <w:rPr>
                <w:rFonts w:ascii="Arial" w:eastAsia="Times New Roman" w:hAnsi="Arial" w:cs="Arial"/>
                <w:sz w:val="24"/>
                <w:szCs w:val="24"/>
              </w:rPr>
              <w:t>Existing machine-condition monitoring approaches use vibration analysis [3], [5]</w:t>
            </w:r>
            <w:del w:id="0" w:author="Claude" w:date="2026-10-20T17:42:00Z">
              <w:r w:rsidRPr="00F03E4B">
                <w:rPr>
                  <w:rFonts w:ascii="Arial" w:eastAsia="Times New Roman" w:hAnsi="Arial" w:cs="Arial"/>
                  <w:sz w:val="24"/>
                  <w:szCs w:val="24"/>
                </w:rPr>
                <w:delText>,</w:delText>
              </w:r>
            </w:del>
            <w:r w:rsidRPr="00F03E4B">
              <w:rPr>
                <w:rFonts w:ascii="Arial" w:eastAsia="Times New Roman" w:hAnsi="Arial" w:cs="Arial"/>
                <w:sz w:val="24"/>
                <w:szCs w:val="24"/>
              </w:rPr>
              <w:t xml:space="preserve"> and acoustic monitoring [4]</w:t>
            </w:r>
            <w:r w:rsidR="00916BBB" w:rsidRPr="00F03E4B">
              <w:rPr>
                <w:rFonts w:ascii="Arial" w:eastAsia="Times New Roman" w:hAnsi="Arial" w:cs="Arial"/>
                <w:sz w:val="24"/>
                <w:szCs w:val="24"/>
              </w:rPr>
              <w:t xml:space="preserve">. </w:t>
            </w:r>
            <w:r w:rsidRPr="00F03E4B">
              <w:rPr>
                <w:rFonts w:ascii="Arial" w:eastAsia="Times New Roman" w:hAnsi="Arial" w:cs="Arial"/>
                <w:sz w:val="24"/>
                <w:szCs w:val="24"/>
              </w:rPr>
              <w:t>However, many conventional industrial monitoring systems are expensive or complex [5], depend on cloud-based processing [17] and continuous connectivity</w:t>
            </w:r>
            <w:r w:rsidR="00F03E4B" w:rsidRPr="00F03E4B">
              <w:rPr>
                <w:rFonts w:ascii="Arial" w:eastAsia="Times New Roman" w:hAnsi="Arial" w:cs="Arial"/>
                <w:sz w:val="24"/>
                <w:szCs w:val="24"/>
              </w:rPr>
              <w:t xml:space="preserve"> to high bandwidth network,</w:t>
            </w:r>
            <w:r w:rsidRPr="00F03E4B">
              <w:rPr>
                <w:rFonts w:ascii="Arial" w:eastAsia="Times New Roman" w:hAnsi="Arial" w:cs="Arial"/>
                <w:sz w:val="24"/>
                <w:szCs w:val="24"/>
              </w:rPr>
              <w:t xml:space="preserve"> or require specialist interpretation. These limitations can make adoption difficult for small and medium-sized enterprises (MSMEs) [12].</w:t>
            </w:r>
          </w:p>
          <w:p w14:paraId="6123A9CF" w14:textId="0A174D7B" w:rsidR="00A1146D" w:rsidRPr="00F03E4B" w:rsidRDefault="00A1146D" w:rsidP="00F425CD">
            <w:pPr>
              <w:widowControl/>
              <w:spacing w:before="100" w:beforeAutospacing="1" w:after="100" w:afterAutospacing="1"/>
              <w:rPr>
                <w:rFonts w:ascii="Arial" w:eastAsia="Times New Roman" w:hAnsi="Arial" w:cs="Arial"/>
                <w:sz w:val="24"/>
                <w:szCs w:val="24"/>
              </w:rPr>
            </w:pPr>
            <w:r w:rsidRPr="00F03E4B">
              <w:rPr>
                <w:rFonts w:ascii="Arial" w:eastAsia="Times New Roman" w:hAnsi="Arial" w:cs="Arial"/>
                <w:sz w:val="24"/>
                <w:szCs w:val="24"/>
              </w:rPr>
              <w:t xml:space="preserve">The proposed project develops a low-cost, </w:t>
            </w:r>
            <w:r w:rsidR="002C07AD">
              <w:rPr>
                <w:rFonts w:ascii="Arial" w:eastAsia="Times New Roman" w:hAnsi="Arial" w:cs="Arial"/>
                <w:sz w:val="24"/>
                <w:szCs w:val="24"/>
              </w:rPr>
              <w:t xml:space="preserve">a </w:t>
            </w:r>
            <w:r w:rsidRPr="00F03E4B">
              <w:rPr>
                <w:rFonts w:ascii="Arial" w:eastAsia="Times New Roman" w:hAnsi="Arial" w:cs="Arial"/>
                <w:sz w:val="24"/>
                <w:szCs w:val="24"/>
              </w:rPr>
              <w:t xml:space="preserve">monitoring </w:t>
            </w:r>
            <w:r w:rsidR="00F03E4B" w:rsidRPr="00F03E4B">
              <w:rPr>
                <w:rFonts w:ascii="Arial" w:eastAsia="Times New Roman" w:hAnsi="Arial" w:cs="Arial"/>
                <w:sz w:val="24"/>
                <w:szCs w:val="24"/>
              </w:rPr>
              <w:t xml:space="preserve">edge AI </w:t>
            </w:r>
            <w:r w:rsidRPr="00F03E4B">
              <w:rPr>
                <w:rFonts w:ascii="Arial" w:eastAsia="Times New Roman" w:hAnsi="Arial" w:cs="Arial"/>
                <w:sz w:val="24"/>
                <w:szCs w:val="24"/>
              </w:rPr>
              <w:t xml:space="preserve">device that listens to a machine and senses its vibration to spot faults early. It works on the machine itself without needing the </w:t>
            </w:r>
            <w:r w:rsidR="00F03E4B" w:rsidRPr="00F03E4B">
              <w:rPr>
                <w:rFonts w:ascii="Arial" w:eastAsia="Times New Roman" w:hAnsi="Arial" w:cs="Arial"/>
                <w:sz w:val="24"/>
                <w:szCs w:val="24"/>
              </w:rPr>
              <w:t>cloud and</w:t>
            </w:r>
            <w:r w:rsidRPr="00F03E4B">
              <w:rPr>
                <w:rFonts w:ascii="Arial" w:eastAsia="Times New Roman" w:hAnsi="Arial" w:cs="Arial"/>
                <w:sz w:val="24"/>
                <w:szCs w:val="24"/>
              </w:rPr>
              <w:t xml:space="preserve"> adjusts to each machine's normal behaviour</w:t>
            </w:r>
            <w:r w:rsidR="00F03E4B" w:rsidRPr="00F03E4B">
              <w:rPr>
                <w:rFonts w:ascii="Arial" w:eastAsia="Times New Roman" w:hAnsi="Arial" w:cs="Arial"/>
                <w:sz w:val="24"/>
                <w:szCs w:val="24"/>
              </w:rPr>
              <w:t xml:space="preserve"> (calibration mechanism)</w:t>
            </w:r>
            <w:r w:rsidRPr="00F03E4B">
              <w:rPr>
                <w:rFonts w:ascii="Arial" w:eastAsia="Times New Roman" w:hAnsi="Arial" w:cs="Arial"/>
                <w:sz w:val="24"/>
                <w:szCs w:val="24"/>
              </w:rPr>
              <w:t xml:space="preserve">, which matters for Indian MSMEs, where machines and working conditions differ widely. </w:t>
            </w:r>
          </w:p>
          <w:p w14:paraId="189BE025" w14:textId="35A22112" w:rsidR="00270EF1" w:rsidRPr="00F03E4B" w:rsidRDefault="00F425CD" w:rsidP="00F425CD">
            <w:pPr>
              <w:widowControl/>
              <w:spacing w:before="100" w:beforeAutospacing="1" w:after="100" w:afterAutospacing="1"/>
              <w:rPr>
                <w:rFonts w:ascii="Arial" w:eastAsia="Times New Roman" w:hAnsi="Arial" w:cs="Arial"/>
                <w:sz w:val="24"/>
                <w:szCs w:val="24"/>
              </w:rPr>
            </w:pPr>
            <w:r w:rsidRPr="00F03E4B">
              <w:rPr>
                <w:rFonts w:ascii="Arial" w:eastAsia="Times New Roman" w:hAnsi="Arial" w:cs="Arial"/>
                <w:sz w:val="24"/>
                <w:szCs w:val="24"/>
              </w:rPr>
              <w:t>The need for this project is to explore an affordable, compact and offline-capable monitoring solution that reduces dependence on cloud processing, supports timely identification of abnormal machine behaviour</w:t>
            </w:r>
            <w:r w:rsidR="002C07AD">
              <w:rPr>
                <w:rFonts w:ascii="Arial" w:eastAsia="Times New Roman" w:hAnsi="Arial" w:cs="Arial"/>
                <w:sz w:val="24"/>
                <w:szCs w:val="24"/>
              </w:rPr>
              <w:t>, avoid extreme injuries and environmental consequences of machine malfunctioning</w:t>
            </w:r>
            <w:r w:rsidRPr="00F03E4B">
              <w:rPr>
                <w:rFonts w:ascii="Arial" w:eastAsia="Times New Roman" w:hAnsi="Arial" w:cs="Arial"/>
                <w:sz w:val="24"/>
                <w:szCs w:val="24"/>
              </w:rPr>
              <w:t xml:space="preserve"> and helps industries understand the noise and energy impact of degraded machines. The system will be evaluated using available machine-condition datasets and physical hardware testing.</w:t>
            </w:r>
          </w:p>
          <w:p w14:paraId="2EF2976D" w14:textId="16C34353" w:rsidR="00DE7803" w:rsidRPr="00F425CD" w:rsidRDefault="00F425CD" w:rsidP="00F425CD">
            <w:pPr>
              <w:spacing w:before="60" w:after="60"/>
              <w:rPr>
                <w:rFonts w:ascii="Times New Roman" w:eastAsia="Arial" w:hAnsi="Times New Roman" w:cs="Times New Roman"/>
                <w:sz w:val="28"/>
                <w:szCs w:val="28"/>
              </w:rPr>
            </w:pPr>
            <w:r w:rsidRPr="00F03E4B">
              <w:rPr>
                <w:rFonts w:ascii="Arial" w:eastAsia="Arial" w:hAnsi="Arial" w:cs="Arial"/>
                <w:sz w:val="24"/>
                <w:szCs w:val="24"/>
              </w:rPr>
              <w:t>The intended beneficiaries are MSMEs, small manufacturing units, maintenance technicians and machine operators who need accessible condition-monitoring tools. The project aims to support preventive maintenance and reduce avoidable downtime, as well as additional heat or sound</w:t>
            </w:r>
            <w:r w:rsidR="00084AF0" w:rsidRPr="00F03E4B">
              <w:rPr>
                <w:rFonts w:ascii="Arial" w:eastAsia="Arial" w:hAnsi="Arial" w:cs="Arial"/>
                <w:sz w:val="24"/>
                <w:szCs w:val="24"/>
              </w:rPr>
              <w:t xml:space="preserve"> pollution</w:t>
            </w:r>
            <w:r w:rsidRPr="00F03E4B">
              <w:rPr>
                <w:rFonts w:ascii="Arial" w:eastAsia="Arial" w:hAnsi="Arial" w:cs="Arial"/>
                <w:sz w:val="24"/>
                <w:szCs w:val="24"/>
              </w:rPr>
              <w:t xml:space="preserve"> from degraded machines and the risk of overheating-related fires and injuries. These benefits will need to be assessed through testing and validation.</w:t>
            </w:r>
          </w:p>
        </w:tc>
      </w:tr>
      <w:tr w:rsidR="006038CC" w14:paraId="4DE404DE" w14:textId="77777777" w:rsidTr="002E521A">
        <w:trPr>
          <w:trHeight w:val="3354"/>
        </w:trPr>
        <w:tc>
          <w:tcPr>
            <w:tcW w:w="403" w:type="dxa"/>
          </w:tcPr>
          <w:p w14:paraId="667A7551"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02F399EB" w14:textId="77777777" w:rsidR="006038CC" w:rsidRDefault="00404C5B">
            <w:pPr>
              <w:spacing w:before="60" w:after="60"/>
              <w:ind w:right="54"/>
              <w:rPr>
                <w:rFonts w:ascii="Arial" w:eastAsia="Arial" w:hAnsi="Arial" w:cs="Arial"/>
                <w:b/>
                <w:bCs/>
                <w:color w:val="0000FF"/>
                <w:sz w:val="24"/>
                <w:szCs w:val="24"/>
              </w:rPr>
            </w:pPr>
            <w:r>
              <w:rPr>
                <w:rFonts w:ascii="Arial" w:eastAsia="Arial" w:hAnsi="Arial" w:cs="Arial"/>
                <w:b/>
                <w:bCs/>
                <w:color w:val="0000FF"/>
                <w:sz w:val="24"/>
                <w:szCs w:val="24"/>
              </w:rPr>
              <w:t>Review of Existing Work:</w:t>
            </w:r>
          </w:p>
          <w:p w14:paraId="3FE20942" w14:textId="77777777" w:rsidR="00A1146D" w:rsidRDefault="00A1146D">
            <w:pPr>
              <w:spacing w:before="60" w:after="60"/>
              <w:ind w:right="54"/>
              <w:rPr>
                <w:rFonts w:ascii="Arial" w:eastAsia="Arial" w:hAnsi="Arial" w:cs="Arial"/>
                <w:color w:val="0000FF"/>
                <w:sz w:val="24"/>
                <w:szCs w:val="24"/>
              </w:rPr>
            </w:pPr>
          </w:p>
          <w:p w14:paraId="06E0F397" w14:textId="43ACCBB2" w:rsidR="00DE7803" w:rsidRDefault="00DE7803" w:rsidP="00DE7803">
            <w:pPr>
              <w:spacing w:before="60" w:after="60"/>
              <w:rPr>
                <w:rFonts w:ascii="Arial" w:eastAsia="Arial" w:hAnsi="Arial" w:cs="Arial"/>
                <w:sz w:val="24"/>
                <w:szCs w:val="24"/>
              </w:rPr>
            </w:pPr>
            <w:r>
              <w:rPr>
                <w:rFonts w:ascii="Arial" w:eastAsia="Arial" w:hAnsi="Arial" w:cs="Arial"/>
                <w:sz w:val="24"/>
                <w:szCs w:val="24"/>
              </w:rPr>
              <w:t xml:space="preserve">Existing machine-anomaly detection approaches use acoustic monitoring, vibration analysis and machine-learning models to identify abnormal operating conditions [9], [11]. Public datasets such as the MIMII industrial sound </w:t>
            </w:r>
            <w:r w:rsidR="00A76F29">
              <w:rPr>
                <w:rFonts w:ascii="Arial" w:eastAsia="Arial" w:hAnsi="Arial" w:cs="Arial"/>
                <w:sz w:val="24"/>
                <w:szCs w:val="24"/>
              </w:rPr>
              <w:t>dataset support</w:t>
            </w:r>
            <w:r>
              <w:rPr>
                <w:rFonts w:ascii="Arial" w:eastAsia="Arial" w:hAnsi="Arial" w:cs="Arial"/>
                <w:sz w:val="24"/>
                <w:szCs w:val="24"/>
              </w:rPr>
              <w:t xml:space="preserve"> research on detecting anomalies in industrial machine sounds. Autoencoders are a suitable approach for unsupervised anomaly detection because they can learn normal operating patterns and flag samples with high reconstruction error [4], [11].</w:t>
            </w:r>
          </w:p>
          <w:p w14:paraId="0758667A" w14:textId="77777777" w:rsidR="00DE7803" w:rsidRPr="00DE7803" w:rsidRDefault="00DE7803" w:rsidP="00DE7803">
            <w:pPr>
              <w:spacing w:before="60" w:after="60"/>
              <w:rPr>
                <w:rFonts w:ascii="Arial" w:eastAsia="Arial" w:hAnsi="Arial" w:cs="Arial"/>
                <w:sz w:val="24"/>
                <w:szCs w:val="24"/>
              </w:rPr>
            </w:pPr>
          </w:p>
          <w:p w14:paraId="7EED98C8" w14:textId="44CAC8CD" w:rsidR="00DE7803" w:rsidRDefault="00DE7803" w:rsidP="00DE7803">
            <w:pPr>
              <w:spacing w:before="60" w:after="60"/>
              <w:rPr>
                <w:rFonts w:ascii="Arial" w:eastAsia="Arial" w:hAnsi="Arial" w:cs="Arial"/>
                <w:sz w:val="24"/>
                <w:szCs w:val="24"/>
              </w:rPr>
            </w:pPr>
            <w:r>
              <w:rPr>
                <w:rFonts w:ascii="Arial" w:eastAsia="Arial" w:hAnsi="Arial" w:cs="Arial"/>
                <w:sz w:val="24"/>
                <w:szCs w:val="24"/>
              </w:rPr>
              <w:t>Commercial condition-monitoring systems offer machine-health monitoring and predictive-maintenance capabilities, but the project review identifies cost, connectivity and deployment constraints as concerns for smaller manufacturing units. Edge AI and TinyML provide an alternative to cloud-based monitoring by enabling on-device inference on resource-constrained embedded devices [1], [2], [3], [6]. The proposed implementation uses an ESP32-S3, a</w:t>
            </w:r>
            <w:r w:rsidR="00A76F29">
              <w:rPr>
                <w:rFonts w:ascii="Arial" w:eastAsia="Arial" w:hAnsi="Arial" w:cs="Arial"/>
                <w:sz w:val="24"/>
                <w:szCs w:val="24"/>
              </w:rPr>
              <w:t xml:space="preserve"> </w:t>
            </w:r>
            <w:r>
              <w:rPr>
                <w:rFonts w:ascii="Arial" w:eastAsia="Arial" w:hAnsi="Arial" w:cs="Arial"/>
                <w:sz w:val="24"/>
                <w:szCs w:val="24"/>
              </w:rPr>
              <w:t>microphone, motion sensor and TensorFlow Lite for Microcontrollers [14].</w:t>
            </w:r>
          </w:p>
          <w:p w14:paraId="3BDE12EB" w14:textId="77777777" w:rsidR="00DE7803" w:rsidRPr="00DE7803" w:rsidRDefault="00DE7803" w:rsidP="00DE7803">
            <w:pPr>
              <w:spacing w:before="60" w:after="60"/>
              <w:rPr>
                <w:rFonts w:ascii="Arial" w:eastAsia="Arial" w:hAnsi="Arial" w:cs="Arial"/>
                <w:sz w:val="24"/>
                <w:szCs w:val="24"/>
              </w:rPr>
            </w:pPr>
          </w:p>
          <w:p w14:paraId="491F7692" w14:textId="69E2880B" w:rsidR="00DE7803" w:rsidRDefault="00953CBB" w:rsidP="00DE7803">
            <w:pPr>
              <w:spacing w:before="60" w:after="60"/>
              <w:rPr>
                <w:rFonts w:ascii="Arial" w:eastAsia="Arial" w:hAnsi="Arial" w:cs="Arial"/>
                <w:sz w:val="24"/>
                <w:szCs w:val="24"/>
              </w:rPr>
            </w:pPr>
            <w:r w:rsidRPr="00953CBB">
              <w:rPr>
                <w:rFonts w:ascii="Arial" w:eastAsia="Arial" w:hAnsi="Arial" w:cs="Arial"/>
                <w:sz w:val="24"/>
                <w:szCs w:val="24"/>
              </w:rPr>
              <w:t xml:space="preserve">Existing research has four gaps. First, systems that rely only on sound do not work well in noisy </w:t>
            </w:r>
            <w:r>
              <w:rPr>
                <w:rFonts w:ascii="Arial" w:eastAsia="Arial" w:hAnsi="Arial" w:cs="Arial"/>
                <w:sz w:val="24"/>
                <w:szCs w:val="24"/>
              </w:rPr>
              <w:t xml:space="preserve">Indian </w:t>
            </w:r>
            <w:r w:rsidRPr="00953CBB">
              <w:rPr>
                <w:rFonts w:ascii="Arial" w:eastAsia="Arial" w:hAnsi="Arial" w:cs="Arial"/>
                <w:sz w:val="24"/>
                <w:szCs w:val="24"/>
              </w:rPr>
              <w:t xml:space="preserve">factories [4], [9]. Second, most systems must be set up again for every new machine </w:t>
            </w:r>
            <w:r>
              <w:rPr>
                <w:rFonts w:ascii="Arial" w:eastAsia="Arial" w:hAnsi="Arial" w:cs="Arial"/>
                <w:sz w:val="24"/>
                <w:szCs w:val="24"/>
              </w:rPr>
              <w:t xml:space="preserve">because each machine has its baseline sound </w:t>
            </w:r>
            <w:r w:rsidRPr="00953CBB">
              <w:rPr>
                <w:rFonts w:ascii="Arial" w:eastAsia="Arial" w:hAnsi="Arial" w:cs="Arial"/>
                <w:sz w:val="24"/>
                <w:szCs w:val="24"/>
              </w:rPr>
              <w:t xml:space="preserve">[6], [7]. Third, most have been tested on computer data or in laboratories, not on real machines [1], [8]. Fourth, in the studies we reviewed, faulty machines are shown to waste electricity and give off extra heat [13], [15], [16], but this is measured separately with specialised </w:t>
            </w:r>
            <w:r>
              <w:rPr>
                <w:rFonts w:ascii="Arial" w:eastAsia="Arial" w:hAnsi="Arial" w:cs="Arial"/>
                <w:sz w:val="24"/>
                <w:szCs w:val="24"/>
              </w:rPr>
              <w:t>sensor</w:t>
            </w:r>
            <w:r w:rsidRPr="00953CBB">
              <w:rPr>
                <w:rFonts w:ascii="Arial" w:eastAsia="Arial" w:hAnsi="Arial" w:cs="Arial"/>
                <w:sz w:val="24"/>
                <w:szCs w:val="24"/>
              </w:rPr>
              <w:t xml:space="preserve">; the closest system that also senses heat has only been shown in a single laboratory set-up [10]. This project closes these gaps with a low-cost </w:t>
            </w:r>
            <w:r>
              <w:rPr>
                <w:rFonts w:ascii="Arial" w:eastAsia="Arial" w:hAnsi="Arial" w:cs="Arial"/>
                <w:sz w:val="24"/>
                <w:szCs w:val="24"/>
              </w:rPr>
              <w:t xml:space="preserve">edge AI </w:t>
            </w:r>
            <w:r w:rsidRPr="00953CBB">
              <w:rPr>
                <w:rFonts w:ascii="Arial" w:eastAsia="Arial" w:hAnsi="Arial" w:cs="Arial"/>
                <w:sz w:val="24"/>
                <w:szCs w:val="24"/>
              </w:rPr>
              <w:t xml:space="preserve">device that listens to a machine and senses its vibration, learns each machine's normal behaviour, is tested on a real motor set-up, and estimates the extra noise and energy </w:t>
            </w:r>
            <w:r>
              <w:rPr>
                <w:rFonts w:ascii="Arial" w:eastAsia="Arial" w:hAnsi="Arial" w:cs="Arial"/>
                <w:sz w:val="24"/>
                <w:szCs w:val="24"/>
              </w:rPr>
              <w:t xml:space="preserve">wastage </w:t>
            </w:r>
            <w:r w:rsidRPr="00953CBB">
              <w:rPr>
                <w:rFonts w:ascii="Arial" w:eastAsia="Arial" w:hAnsi="Arial" w:cs="Arial"/>
                <w:sz w:val="24"/>
                <w:szCs w:val="24"/>
              </w:rPr>
              <w:t xml:space="preserve">a fault </w:t>
            </w:r>
            <w:r>
              <w:rPr>
                <w:rFonts w:ascii="Arial" w:eastAsia="Arial" w:hAnsi="Arial" w:cs="Arial"/>
                <w:sz w:val="24"/>
                <w:szCs w:val="24"/>
              </w:rPr>
              <w:t xml:space="preserve">can </w:t>
            </w:r>
            <w:r w:rsidRPr="00953CBB">
              <w:rPr>
                <w:rFonts w:ascii="Arial" w:eastAsia="Arial" w:hAnsi="Arial" w:cs="Arial"/>
                <w:sz w:val="24"/>
                <w:szCs w:val="24"/>
              </w:rPr>
              <w:t>cause</w:t>
            </w:r>
            <w:r>
              <w:rPr>
                <w:rFonts w:ascii="Arial" w:eastAsia="Arial" w:hAnsi="Arial" w:cs="Arial"/>
                <w:sz w:val="24"/>
                <w:szCs w:val="24"/>
              </w:rPr>
              <w:t xml:space="preserve">, </w:t>
            </w:r>
            <w:r w:rsidR="00A76F29" w:rsidRPr="00A76F29">
              <w:rPr>
                <w:rFonts w:ascii="Arial" w:eastAsia="Arial" w:hAnsi="Arial" w:cs="Arial"/>
                <w:sz w:val="24"/>
                <w:szCs w:val="24"/>
              </w:rPr>
              <w:t>with thermal sensing planned as future work.</w:t>
            </w:r>
          </w:p>
          <w:p w14:paraId="665B0BE4" w14:textId="275F1CCF" w:rsidR="006038CC" w:rsidRDefault="006038CC" w:rsidP="00953CBB">
            <w:pPr>
              <w:spacing w:before="60" w:after="60"/>
              <w:rPr>
                <w:rFonts w:ascii="Arial" w:eastAsia="Arial" w:hAnsi="Arial" w:cs="Arial"/>
                <w:sz w:val="24"/>
                <w:szCs w:val="24"/>
              </w:rPr>
            </w:pPr>
          </w:p>
        </w:tc>
      </w:tr>
      <w:tr w:rsidR="006038CC" w14:paraId="04410E35" w14:textId="77777777" w:rsidTr="00DE7803">
        <w:trPr>
          <w:trHeight w:val="544"/>
        </w:trPr>
        <w:tc>
          <w:tcPr>
            <w:tcW w:w="403" w:type="dxa"/>
          </w:tcPr>
          <w:p w14:paraId="3F9B86B9"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4C8C4B63"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Problem Statement:</w:t>
            </w:r>
          </w:p>
          <w:p w14:paraId="3D34E92F" w14:textId="77777777" w:rsidR="006038CC" w:rsidRDefault="006038CC">
            <w:pPr>
              <w:spacing w:before="60" w:after="60"/>
              <w:rPr>
                <w:rFonts w:ascii="Arial" w:eastAsia="Arial" w:hAnsi="Arial" w:cs="Arial"/>
                <w:sz w:val="24"/>
                <w:szCs w:val="24"/>
              </w:rPr>
            </w:pPr>
          </w:p>
          <w:p w14:paraId="66DEC245" w14:textId="60810E4E" w:rsidR="00DE7803" w:rsidRDefault="00DE7803" w:rsidP="00DE7803">
            <w:pPr>
              <w:spacing w:before="60" w:after="60"/>
              <w:ind w:right="54"/>
              <w:rPr>
                <w:rFonts w:ascii="Arial" w:eastAsia="Arial" w:hAnsi="Arial" w:cs="Arial"/>
                <w:color w:val="000000" w:themeColor="text1"/>
                <w:sz w:val="24"/>
                <w:szCs w:val="24"/>
              </w:rPr>
            </w:pPr>
            <w:r>
              <w:rPr>
                <w:rFonts w:ascii="Arial" w:eastAsia="Arial" w:hAnsi="Arial" w:cs="Arial"/>
                <w:color w:val="000000" w:themeColor="text1"/>
                <w:sz w:val="24"/>
                <w:szCs w:val="24"/>
              </w:rPr>
              <w:t>Small and medium-sized manufacturing units need an affordable and reliable way to detect early signs of abnormal operation in industrial machines such as motors, fans</w:t>
            </w:r>
            <w:r w:rsidR="00953CBB">
              <w:rPr>
                <w:rFonts w:ascii="Arial" w:eastAsia="Arial" w:hAnsi="Arial" w:cs="Arial"/>
                <w:color w:val="000000" w:themeColor="text1"/>
                <w:sz w:val="24"/>
                <w:szCs w:val="24"/>
              </w:rPr>
              <w:t>, valves, sliders</w:t>
            </w:r>
            <w:r>
              <w:rPr>
                <w:rFonts w:ascii="Arial" w:eastAsia="Arial" w:hAnsi="Arial" w:cs="Arial"/>
                <w:color w:val="000000" w:themeColor="text1"/>
                <w:sz w:val="24"/>
                <w:szCs w:val="24"/>
              </w:rPr>
              <w:t xml:space="preserve"> and pumps [5]. They also need to understand the environmental (</w:t>
            </w:r>
            <w:r w:rsidR="00953CBB">
              <w:rPr>
                <w:rFonts w:ascii="Arial" w:eastAsia="Arial" w:hAnsi="Arial" w:cs="Arial"/>
                <w:color w:val="000000" w:themeColor="text1"/>
                <w:sz w:val="24"/>
                <w:szCs w:val="24"/>
              </w:rPr>
              <w:t>noise, energy</w:t>
            </w:r>
            <w:r w:rsidR="002407B7">
              <w:rPr>
                <w:rFonts w:ascii="Arial" w:eastAsia="Arial" w:hAnsi="Arial" w:cs="Arial"/>
                <w:color w:val="000000" w:themeColor="text1"/>
                <w:sz w:val="24"/>
                <w:szCs w:val="24"/>
              </w:rPr>
              <w:t xml:space="preserve"> wastage</w:t>
            </w:r>
            <w:r w:rsidR="00953CBB">
              <w:rPr>
                <w:rFonts w:ascii="Arial" w:eastAsia="Arial" w:hAnsi="Arial" w:cs="Arial"/>
                <w:color w:val="000000" w:themeColor="text1"/>
                <w:sz w:val="24"/>
                <w:szCs w:val="24"/>
              </w:rPr>
              <w:t>,</w:t>
            </w:r>
            <w:r w:rsidR="002407B7">
              <w:rPr>
                <w:rFonts w:ascii="Arial" w:eastAsia="Arial" w:hAnsi="Arial" w:cs="Arial"/>
                <w:color w:val="000000" w:themeColor="text1"/>
                <w:sz w:val="24"/>
                <w:szCs w:val="24"/>
              </w:rPr>
              <w:t xml:space="preserve"> overheating of machines and their consequences to workers and environment,</w:t>
            </w:r>
            <w:r w:rsidR="00953CBB">
              <w:rPr>
                <w:rFonts w:ascii="Arial" w:eastAsia="Arial" w:hAnsi="Arial" w:cs="Arial"/>
                <w:color w:val="000000" w:themeColor="text1"/>
                <w:sz w:val="24"/>
                <w:szCs w:val="24"/>
              </w:rPr>
              <w:t xml:space="preserve"> </w:t>
            </w:r>
            <w:r w:rsidR="002407B7">
              <w:rPr>
                <w:rFonts w:ascii="Arial" w:eastAsia="Arial" w:hAnsi="Arial" w:cs="Arial"/>
                <w:color w:val="000000" w:themeColor="text1"/>
                <w:sz w:val="24"/>
                <w:szCs w:val="24"/>
              </w:rPr>
              <w:t>company downtime and production loss</w:t>
            </w:r>
            <w:r>
              <w:rPr>
                <w:rFonts w:ascii="Arial" w:eastAsia="Arial" w:hAnsi="Arial" w:cs="Arial"/>
                <w:color w:val="000000" w:themeColor="text1"/>
                <w:sz w:val="24"/>
                <w:szCs w:val="24"/>
              </w:rPr>
              <w:t>) impact of degraded machine operation [13]. Existing monitoring approaches may involve expensive equipment, cloud connectivity [5], [17] or models that do not adapt easily to different machines</w:t>
            </w:r>
            <w:r w:rsidR="00953CBB">
              <w:rPr>
                <w:rFonts w:ascii="Arial" w:eastAsia="Arial" w:hAnsi="Arial" w:cs="Arial"/>
                <w:color w:val="000000" w:themeColor="text1"/>
                <w:sz w:val="24"/>
                <w:szCs w:val="24"/>
              </w:rPr>
              <w:t xml:space="preserve"> (Indian factories have equipment from multiple brands) and</w:t>
            </w:r>
            <w:r>
              <w:rPr>
                <w:rFonts w:ascii="Arial" w:eastAsia="Arial" w:hAnsi="Arial" w:cs="Arial"/>
                <w:color w:val="000000" w:themeColor="text1"/>
                <w:sz w:val="24"/>
                <w:szCs w:val="24"/>
              </w:rPr>
              <w:t xml:space="preserve"> noisy operating environments [7], [9].</w:t>
            </w:r>
          </w:p>
          <w:p w14:paraId="7DB45B38" w14:textId="77777777" w:rsidR="00DE7803" w:rsidRPr="00DE7803" w:rsidRDefault="00DE7803" w:rsidP="00DE7803">
            <w:pPr>
              <w:spacing w:before="60" w:after="60"/>
              <w:ind w:right="54"/>
              <w:rPr>
                <w:rFonts w:ascii="Arial" w:eastAsia="Arial" w:hAnsi="Arial" w:cs="Arial"/>
                <w:color w:val="000000" w:themeColor="text1"/>
                <w:sz w:val="24"/>
                <w:szCs w:val="24"/>
              </w:rPr>
            </w:pPr>
          </w:p>
          <w:p w14:paraId="0ACFCE33" w14:textId="5CDCC7E4" w:rsidR="00DE7803" w:rsidRPr="00DE7803" w:rsidRDefault="00DE7803" w:rsidP="00DE7803">
            <w:pPr>
              <w:spacing w:before="60" w:after="60"/>
              <w:ind w:right="54"/>
              <w:rPr>
                <w:rFonts w:ascii="Arial" w:eastAsia="Arial" w:hAnsi="Arial" w:cs="Arial"/>
                <w:color w:val="000000" w:themeColor="text1"/>
                <w:sz w:val="24"/>
                <w:szCs w:val="24"/>
              </w:rPr>
            </w:pPr>
            <w:r>
              <w:rPr>
                <w:rFonts w:ascii="Arial" w:eastAsia="Arial" w:hAnsi="Arial" w:cs="Arial"/>
                <w:color w:val="000000" w:themeColor="text1"/>
                <w:sz w:val="24"/>
                <w:szCs w:val="24"/>
              </w:rPr>
              <w:t xml:space="preserve">This project addresses the problem by developing a low-cost, standalone edge AI node that uses sound and vibration signals to detect machine anomalies locally [1], [3], without continuous cloud connectivity. The system will learn the normal behaviour of each machine and set its own alert levels accordingly. It will also record machine noise level and electrical power consumption to support an indicative machine-level environmental impact assessment under healthy and fault conditions. Its performance and practical operation will be evaluated through dataset-based </w:t>
            </w:r>
            <w:r>
              <w:rPr>
                <w:rFonts w:ascii="Arial" w:eastAsia="Arial" w:hAnsi="Arial" w:cs="Arial"/>
                <w:color w:val="000000" w:themeColor="text1"/>
                <w:sz w:val="24"/>
                <w:szCs w:val="24"/>
              </w:rPr>
              <w:lastRenderedPageBreak/>
              <w:t>testing and physical hardware validation.</w:t>
            </w:r>
          </w:p>
          <w:p w14:paraId="6735566A" w14:textId="633E44B5" w:rsidR="006038CC" w:rsidRDefault="006038CC" w:rsidP="00270EF1">
            <w:pPr>
              <w:spacing w:before="60" w:after="60"/>
              <w:ind w:right="54"/>
              <w:rPr>
                <w:rFonts w:ascii="Arial" w:eastAsia="Arial" w:hAnsi="Arial" w:cs="Arial"/>
                <w:sz w:val="24"/>
                <w:szCs w:val="24"/>
              </w:rPr>
            </w:pPr>
          </w:p>
        </w:tc>
      </w:tr>
      <w:tr w:rsidR="006038CC" w14:paraId="031F5FF5" w14:textId="77777777" w:rsidTr="009D39AB">
        <w:trPr>
          <w:trHeight w:val="1125"/>
        </w:trPr>
        <w:tc>
          <w:tcPr>
            <w:tcW w:w="403" w:type="dxa"/>
          </w:tcPr>
          <w:p w14:paraId="4ECAB7BB"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51F76EC7" w14:textId="77777777" w:rsidR="006038CC" w:rsidRDefault="00404C5B">
            <w:pPr>
              <w:spacing w:before="60" w:after="60"/>
              <w:ind w:right="54"/>
              <w:rPr>
                <w:rFonts w:ascii="Arial" w:eastAsia="Arial" w:hAnsi="Arial" w:cs="Arial"/>
                <w:b/>
                <w:bCs/>
                <w:color w:val="0000FF"/>
                <w:sz w:val="24"/>
                <w:szCs w:val="24"/>
              </w:rPr>
            </w:pPr>
            <w:r>
              <w:rPr>
                <w:rFonts w:ascii="Arial" w:eastAsia="Arial" w:hAnsi="Arial" w:cs="Arial"/>
                <w:b/>
                <w:bCs/>
                <w:color w:val="0000FF"/>
                <w:sz w:val="24"/>
                <w:szCs w:val="24"/>
              </w:rPr>
              <w:t>Objectives:</w:t>
            </w:r>
          </w:p>
          <w:p w14:paraId="15D333A5" w14:textId="77777777" w:rsidR="002407B7" w:rsidRDefault="002407B7">
            <w:pPr>
              <w:spacing w:before="60" w:after="60"/>
              <w:ind w:right="54"/>
              <w:rPr>
                <w:rFonts w:ascii="Arial" w:eastAsia="Arial" w:hAnsi="Arial" w:cs="Arial"/>
                <w:color w:val="0000FF"/>
                <w:sz w:val="24"/>
                <w:szCs w:val="24"/>
              </w:rPr>
            </w:pPr>
          </w:p>
          <w:p w14:paraId="70BE08DE" w14:textId="1559E74E" w:rsidR="00DE7803" w:rsidRDefault="00DE7803">
            <w:pPr>
              <w:widowControl/>
              <w:numPr>
                <w:ilvl w:val="0"/>
                <w:numId w:val="16"/>
              </w:numPr>
              <w:spacing w:before="60" w:after="60" w:line="276" w:lineRule="auto"/>
              <w:rPr>
                <w:rFonts w:ascii="Arial" w:hAnsi="Arial" w:cs="Arial"/>
                <w:sz w:val="24"/>
                <w:szCs w:val="24"/>
              </w:rPr>
            </w:pPr>
            <w:r>
              <w:rPr>
                <w:rFonts w:ascii="Arial" w:hAnsi="Arial" w:cs="Arial"/>
                <w:sz w:val="24"/>
                <w:szCs w:val="24"/>
              </w:rPr>
              <w:t xml:space="preserve">To design and develop a low-cost, standalone </w:t>
            </w:r>
            <w:r w:rsidR="007076A7">
              <w:rPr>
                <w:rFonts w:ascii="Arial" w:hAnsi="Arial" w:cs="Arial"/>
                <w:sz w:val="24"/>
                <w:szCs w:val="24"/>
              </w:rPr>
              <w:t xml:space="preserve">edge AI </w:t>
            </w:r>
            <w:r>
              <w:rPr>
                <w:rFonts w:ascii="Arial" w:hAnsi="Arial" w:cs="Arial"/>
                <w:sz w:val="24"/>
                <w:szCs w:val="24"/>
              </w:rPr>
              <w:t>prototype that detects early signs of abnormal operation in industrial machines such as motors, fans</w:t>
            </w:r>
            <w:r w:rsidR="007076A7">
              <w:rPr>
                <w:rFonts w:ascii="Arial" w:hAnsi="Arial" w:cs="Arial"/>
                <w:sz w:val="24"/>
                <w:szCs w:val="24"/>
              </w:rPr>
              <w:t xml:space="preserve">, </w:t>
            </w:r>
            <w:r>
              <w:rPr>
                <w:rFonts w:ascii="Arial" w:hAnsi="Arial" w:cs="Arial"/>
                <w:sz w:val="24"/>
                <w:szCs w:val="24"/>
              </w:rPr>
              <w:t>pumps,</w:t>
            </w:r>
            <w:r w:rsidR="007076A7">
              <w:rPr>
                <w:rFonts w:ascii="Arial" w:hAnsi="Arial" w:cs="Arial"/>
                <w:sz w:val="24"/>
                <w:szCs w:val="24"/>
              </w:rPr>
              <w:t xml:space="preserve"> valves and sliders</w:t>
            </w:r>
            <w:r>
              <w:rPr>
                <w:rFonts w:ascii="Arial" w:hAnsi="Arial" w:cs="Arial"/>
                <w:sz w:val="24"/>
                <w:szCs w:val="24"/>
              </w:rPr>
              <w:t xml:space="preserve"> at a hardware cost of approximately ₹1,500 per </w:t>
            </w:r>
            <w:r w:rsidR="007076A7">
              <w:rPr>
                <w:rFonts w:ascii="Arial" w:hAnsi="Arial" w:cs="Arial"/>
                <w:sz w:val="24"/>
                <w:szCs w:val="24"/>
              </w:rPr>
              <w:t>machine type</w:t>
            </w:r>
            <w:r>
              <w:rPr>
                <w:rFonts w:ascii="Arial" w:hAnsi="Arial" w:cs="Arial"/>
                <w:sz w:val="24"/>
                <w:szCs w:val="24"/>
              </w:rPr>
              <w:t>. The aim is to make condition monitoring affordable and accessible for MSMEs, small manufacturing units, maintenance technicians and machine operators.</w:t>
            </w:r>
          </w:p>
          <w:p w14:paraId="07468729" w14:textId="77777777" w:rsidR="00DE7803" w:rsidRPr="00DE7803" w:rsidRDefault="00DE7803" w:rsidP="00DE7803">
            <w:pPr>
              <w:widowControl/>
              <w:spacing w:before="60" w:after="60" w:line="276" w:lineRule="auto"/>
              <w:ind w:left="720"/>
              <w:rPr>
                <w:rFonts w:ascii="Arial" w:hAnsi="Arial" w:cs="Arial"/>
                <w:sz w:val="24"/>
                <w:szCs w:val="24"/>
              </w:rPr>
            </w:pPr>
          </w:p>
          <w:p w14:paraId="0C3AA464" w14:textId="28F84071" w:rsidR="007076A7" w:rsidRPr="007076A7" w:rsidRDefault="007076A7" w:rsidP="007076A7">
            <w:pPr>
              <w:widowControl/>
              <w:numPr>
                <w:ilvl w:val="0"/>
                <w:numId w:val="16"/>
              </w:numPr>
              <w:spacing w:before="60" w:after="60" w:line="276" w:lineRule="auto"/>
              <w:rPr>
                <w:rFonts w:ascii="Arial" w:hAnsi="Arial" w:cs="Arial"/>
                <w:sz w:val="24"/>
                <w:szCs w:val="24"/>
              </w:rPr>
            </w:pPr>
            <w:r>
              <w:rPr>
                <w:rFonts w:ascii="Arial" w:hAnsi="Arial" w:cs="Arial"/>
                <w:sz w:val="24"/>
                <w:szCs w:val="24"/>
              </w:rPr>
              <w:t>To assess the environmental impact of machine faults by measuring the noise level and power consumption of a motor test rig under healthy and fault conditions. This will show how early fault detection can support preventive maintenance, reduce avoidable downtime, limit extra noise, heat and energy use from degraded machines [13], lower the risk of overheating-related fires and injuries, and reduce industrial and electronic waste.</w:t>
            </w:r>
          </w:p>
          <w:p w14:paraId="40C15317" w14:textId="77777777" w:rsidR="007076A7" w:rsidRDefault="007076A7" w:rsidP="007076A7">
            <w:pPr>
              <w:pStyle w:val="ListParagraph"/>
              <w:ind w:left="0" w:hanging="2"/>
              <w:rPr>
                <w:rFonts w:ascii="Arial" w:hAnsi="Arial" w:cs="Arial"/>
                <w:sz w:val="24"/>
                <w:szCs w:val="24"/>
              </w:rPr>
            </w:pPr>
          </w:p>
          <w:p w14:paraId="45672FD9" w14:textId="599D1AAF" w:rsidR="00DE7803" w:rsidRDefault="00DE7803">
            <w:pPr>
              <w:widowControl/>
              <w:numPr>
                <w:ilvl w:val="0"/>
                <w:numId w:val="16"/>
              </w:numPr>
              <w:spacing w:before="60" w:after="60" w:line="276" w:lineRule="auto"/>
              <w:rPr>
                <w:rFonts w:ascii="Arial" w:hAnsi="Arial" w:cs="Arial"/>
                <w:sz w:val="24"/>
                <w:szCs w:val="24"/>
              </w:rPr>
            </w:pPr>
            <w:r>
              <w:rPr>
                <w:rFonts w:ascii="Arial" w:hAnsi="Arial" w:cs="Arial"/>
                <w:sz w:val="24"/>
                <w:szCs w:val="24"/>
              </w:rPr>
              <w:t xml:space="preserve">To enable the device to learn the normal sound and vibration of a healthy machine and to detect changes locally, without continuous cloud connectivity. The device will also adjust itself to each machine, so that it can be used on </w:t>
            </w:r>
            <w:r w:rsidR="007076A7">
              <w:rPr>
                <w:rFonts w:ascii="Arial" w:hAnsi="Arial" w:cs="Arial"/>
                <w:sz w:val="24"/>
                <w:szCs w:val="24"/>
              </w:rPr>
              <w:t>different machines present in Indian factories</w:t>
            </w:r>
            <w:r>
              <w:rPr>
                <w:rFonts w:ascii="Arial" w:hAnsi="Arial" w:cs="Arial"/>
                <w:sz w:val="24"/>
                <w:szCs w:val="24"/>
              </w:rPr>
              <w:t xml:space="preserve"> without starting over.</w:t>
            </w:r>
          </w:p>
          <w:p w14:paraId="6E97F5E4" w14:textId="77777777" w:rsidR="00DE7803" w:rsidRPr="00DE7803" w:rsidRDefault="00DE7803" w:rsidP="00DE7803">
            <w:pPr>
              <w:widowControl/>
              <w:spacing w:before="60" w:after="60" w:line="276" w:lineRule="auto"/>
              <w:rPr>
                <w:rFonts w:ascii="Arial" w:hAnsi="Arial" w:cs="Arial"/>
                <w:sz w:val="24"/>
                <w:szCs w:val="24"/>
              </w:rPr>
            </w:pPr>
          </w:p>
          <w:p w14:paraId="11069844" w14:textId="7824C3D9" w:rsidR="00DE7803" w:rsidRPr="007076A7" w:rsidRDefault="00DE7803" w:rsidP="00DE7803">
            <w:pPr>
              <w:widowControl/>
              <w:numPr>
                <w:ilvl w:val="0"/>
                <w:numId w:val="16"/>
              </w:numPr>
              <w:spacing w:before="60" w:after="60" w:line="276" w:lineRule="auto"/>
              <w:rPr>
                <w:rFonts w:ascii="Arial" w:hAnsi="Arial" w:cs="Arial"/>
                <w:sz w:val="24"/>
                <w:szCs w:val="24"/>
              </w:rPr>
            </w:pPr>
            <w:r>
              <w:rPr>
                <w:rFonts w:ascii="Arial" w:hAnsi="Arial" w:cs="Arial"/>
                <w:sz w:val="24"/>
                <w:szCs w:val="24"/>
              </w:rPr>
              <w:t xml:space="preserve">To test the accuracy and reliability of the device using available machine-condition datasets and a </w:t>
            </w:r>
            <w:r w:rsidR="007076A7">
              <w:rPr>
                <w:rFonts w:ascii="Arial" w:hAnsi="Arial" w:cs="Arial"/>
                <w:sz w:val="24"/>
                <w:szCs w:val="24"/>
              </w:rPr>
              <w:t xml:space="preserve">combined </w:t>
            </w:r>
            <w:r>
              <w:rPr>
                <w:rFonts w:ascii="Arial" w:hAnsi="Arial" w:cs="Arial"/>
                <w:sz w:val="24"/>
                <w:szCs w:val="24"/>
              </w:rPr>
              <w:t>physical motor test rig</w:t>
            </w:r>
            <w:r w:rsidR="007076A7">
              <w:rPr>
                <w:rFonts w:ascii="Arial" w:hAnsi="Arial" w:cs="Arial"/>
                <w:sz w:val="24"/>
                <w:szCs w:val="24"/>
              </w:rPr>
              <w:t xml:space="preserve"> model</w:t>
            </w:r>
            <w:r>
              <w:rPr>
                <w:rFonts w:ascii="Arial" w:hAnsi="Arial" w:cs="Arial"/>
                <w:sz w:val="24"/>
                <w:szCs w:val="24"/>
              </w:rPr>
              <w:t xml:space="preserve"> under different operating and noise conditions.</w:t>
            </w:r>
          </w:p>
          <w:p w14:paraId="4696B3F3" w14:textId="77777777" w:rsidR="00DE7803" w:rsidRPr="00DE7803" w:rsidRDefault="00DE7803" w:rsidP="00DE7803">
            <w:pPr>
              <w:widowControl/>
              <w:spacing w:before="60" w:after="60" w:line="276" w:lineRule="auto"/>
              <w:rPr>
                <w:rFonts w:ascii="Arial" w:hAnsi="Arial" w:cs="Arial"/>
                <w:sz w:val="24"/>
                <w:szCs w:val="24"/>
              </w:rPr>
            </w:pPr>
          </w:p>
          <w:p w14:paraId="1E823E28" w14:textId="77777777" w:rsidR="00DE7803" w:rsidRDefault="00DE7803">
            <w:pPr>
              <w:widowControl/>
              <w:numPr>
                <w:ilvl w:val="0"/>
                <w:numId w:val="16"/>
              </w:numPr>
              <w:spacing w:before="60" w:after="60" w:line="276" w:lineRule="auto"/>
              <w:rPr>
                <w:rFonts w:ascii="Arial" w:hAnsi="Arial" w:cs="Arial"/>
                <w:sz w:val="24"/>
                <w:szCs w:val="24"/>
              </w:rPr>
            </w:pPr>
            <w:r>
              <w:rPr>
                <w:rFonts w:ascii="Arial" w:hAnsi="Arial" w:cs="Arial"/>
                <w:sz w:val="24"/>
                <w:szCs w:val="24"/>
              </w:rPr>
              <w:t>To keep the node design extensible so that a thermal sensing channel can be added in a later phase, allowing temperature data to be combined with sound and vibration for earlier and more reliable fault prediction [15], [16]. Thermal evaluation is planned as future work.</w:t>
            </w:r>
          </w:p>
          <w:p w14:paraId="4E5F4DE7" w14:textId="5D9D25BF" w:rsidR="00270EF1" w:rsidRPr="00462205" w:rsidRDefault="00270EF1" w:rsidP="009D39AB">
            <w:pPr>
              <w:widowControl/>
              <w:spacing w:before="60" w:after="60" w:line="276" w:lineRule="auto"/>
              <w:rPr>
                <w:rFonts w:ascii="Arial" w:hAnsi="Arial" w:cs="Arial"/>
                <w:sz w:val="24"/>
                <w:szCs w:val="24"/>
              </w:rPr>
            </w:pPr>
          </w:p>
        </w:tc>
      </w:tr>
      <w:tr w:rsidR="006038CC" w14:paraId="754296C6" w14:textId="77777777" w:rsidTr="002E521A">
        <w:trPr>
          <w:trHeight w:val="240"/>
        </w:trPr>
        <w:tc>
          <w:tcPr>
            <w:tcW w:w="403" w:type="dxa"/>
          </w:tcPr>
          <w:p w14:paraId="65B0FF16"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5236DAF7" w14:textId="77777777" w:rsidR="006038CC" w:rsidRDefault="00404C5B">
            <w:pPr>
              <w:spacing w:before="60" w:after="60"/>
              <w:ind w:right="54"/>
              <w:rPr>
                <w:rFonts w:ascii="Arial" w:eastAsia="Arial" w:hAnsi="Arial" w:cs="Arial"/>
                <w:b/>
                <w:bCs/>
                <w:color w:val="0000FF"/>
                <w:sz w:val="24"/>
                <w:szCs w:val="24"/>
              </w:rPr>
            </w:pPr>
            <w:r>
              <w:rPr>
                <w:rFonts w:ascii="Arial" w:eastAsia="Arial" w:hAnsi="Arial" w:cs="Arial"/>
                <w:b/>
                <w:bCs/>
                <w:color w:val="0000FF"/>
                <w:sz w:val="24"/>
                <w:szCs w:val="24"/>
              </w:rPr>
              <w:t>Innovation / Novelty:</w:t>
            </w:r>
          </w:p>
          <w:p w14:paraId="2257BECE" w14:textId="77777777" w:rsidR="002407B7" w:rsidRDefault="002407B7">
            <w:pPr>
              <w:spacing w:before="60" w:after="60"/>
              <w:ind w:right="54"/>
              <w:rPr>
                <w:rFonts w:ascii="Arial" w:eastAsia="Arial" w:hAnsi="Arial" w:cs="Arial"/>
                <w:color w:val="0000FF"/>
                <w:sz w:val="24"/>
                <w:szCs w:val="24"/>
              </w:rPr>
            </w:pPr>
          </w:p>
          <w:p w14:paraId="0BF7B064" w14:textId="51E66BC3" w:rsidR="00DE7803" w:rsidRDefault="00DE7803" w:rsidP="00DE7803">
            <w:pPr>
              <w:spacing w:before="60" w:after="60"/>
              <w:rPr>
                <w:rFonts w:ascii="Arial" w:eastAsia="Arial" w:hAnsi="Arial" w:cs="Arial"/>
                <w:bCs/>
                <w:sz w:val="24"/>
                <w:szCs w:val="24"/>
              </w:rPr>
            </w:pPr>
            <w:r>
              <w:rPr>
                <w:rFonts w:ascii="Arial" w:eastAsia="Arial" w:hAnsi="Arial" w:cs="Arial"/>
                <w:bCs/>
                <w:sz w:val="24"/>
                <w:szCs w:val="24"/>
              </w:rPr>
              <w:t>The proposed system combines sound and vibration sensing with lightweight edge AI to detect industrial machine anomalies on a low-cost microcontroller. Published work is largely audio-only or vibration-only [1], [3], [9]; the closest multimodal study is a proof-of-concept on a single controlled testbed [10], and the closest low-cost ESP32 study uses a similar sensor set but implements vibration only and processes the data on a laptop [5]. This project works toward a low-cost, deployable prototype that uses two complementary sensing channels to improve the reliability of anomaly detection in noisy industrial environments.</w:t>
            </w:r>
          </w:p>
          <w:p w14:paraId="56EF8883" w14:textId="77777777" w:rsidR="00DE7803" w:rsidRPr="00DE7803" w:rsidRDefault="00DE7803" w:rsidP="00DE7803">
            <w:pPr>
              <w:spacing w:before="60" w:after="60"/>
              <w:rPr>
                <w:rFonts w:ascii="Arial" w:eastAsia="Arial" w:hAnsi="Arial" w:cs="Arial"/>
                <w:bCs/>
                <w:sz w:val="24"/>
                <w:szCs w:val="24"/>
              </w:rPr>
            </w:pPr>
          </w:p>
          <w:p w14:paraId="3836AA4B" w14:textId="1B3FA01B" w:rsidR="00DE7803" w:rsidRDefault="00DE7803" w:rsidP="00DE7803">
            <w:pPr>
              <w:spacing w:before="60" w:after="60"/>
              <w:rPr>
                <w:rFonts w:ascii="Arial" w:eastAsia="Arial" w:hAnsi="Arial" w:cs="Arial"/>
                <w:bCs/>
                <w:sz w:val="24"/>
                <w:szCs w:val="24"/>
              </w:rPr>
            </w:pPr>
            <w:r>
              <w:rPr>
                <w:rFonts w:ascii="Arial" w:eastAsia="Arial" w:hAnsi="Arial" w:cs="Arial"/>
                <w:bCs/>
                <w:sz w:val="24"/>
                <w:szCs w:val="24"/>
              </w:rPr>
              <w:lastRenderedPageBreak/>
              <w:t>The project implements, an on-device calibration mechanism that establishes a healthy baseline for each machine and automatically sets its own alert level, building on published recalibration and dynamic-threshold approaches [10], [12]. This aims to reduce the need to retrain the system when it is used on different machines. The same device also records machine noise level and power consumption, linking early anomaly detection to the noise and energy consequences of machine faults.</w:t>
            </w:r>
          </w:p>
          <w:p w14:paraId="130163BE" w14:textId="77777777" w:rsidR="00DE7803" w:rsidRPr="00DE7803" w:rsidRDefault="00DE7803" w:rsidP="00DE7803">
            <w:pPr>
              <w:spacing w:before="60" w:after="60"/>
              <w:rPr>
                <w:rFonts w:ascii="Arial" w:eastAsia="Arial" w:hAnsi="Arial" w:cs="Arial"/>
                <w:bCs/>
                <w:sz w:val="24"/>
                <w:szCs w:val="24"/>
              </w:rPr>
            </w:pPr>
          </w:p>
          <w:p w14:paraId="242FE167" w14:textId="0281A313" w:rsidR="00DE7803" w:rsidRPr="00DE7803" w:rsidRDefault="00DE7803" w:rsidP="00DE7803">
            <w:pPr>
              <w:spacing w:before="60" w:after="60"/>
              <w:rPr>
                <w:rFonts w:ascii="Arial" w:eastAsia="Arial" w:hAnsi="Arial" w:cs="Arial"/>
                <w:bCs/>
                <w:sz w:val="24"/>
                <w:szCs w:val="24"/>
              </w:rPr>
            </w:pPr>
            <w:r>
              <w:rPr>
                <w:rFonts w:ascii="Arial" w:eastAsia="Arial" w:hAnsi="Arial" w:cs="Arial"/>
                <w:bCs/>
                <w:sz w:val="24"/>
                <w:szCs w:val="24"/>
              </w:rPr>
              <w:t xml:space="preserve">The project also targets fully offline operation without continuous cloud connectivity. Its distinguishing feature is the planned integration of multimodal sensing, self-calibration, machine-level environmental assessment and physical hardware validation within an affordable embedded platform, aiming to bridge the gap between published research and a deployable product. </w:t>
            </w:r>
          </w:p>
          <w:p w14:paraId="2EE3D3D6" w14:textId="74CD886D" w:rsidR="006038CC" w:rsidRDefault="006038CC" w:rsidP="002E521A">
            <w:pPr>
              <w:spacing w:before="60" w:after="60"/>
              <w:ind w:right="54"/>
              <w:rPr>
                <w:rFonts w:ascii="Arial" w:eastAsia="Arial" w:hAnsi="Arial" w:cs="Arial"/>
                <w:sz w:val="24"/>
                <w:szCs w:val="24"/>
              </w:rPr>
            </w:pPr>
          </w:p>
        </w:tc>
      </w:tr>
      <w:tr w:rsidR="006038CC" w14:paraId="2F1DCA62" w14:textId="77777777" w:rsidTr="002E521A">
        <w:trPr>
          <w:trHeight w:val="240"/>
        </w:trPr>
        <w:tc>
          <w:tcPr>
            <w:tcW w:w="403" w:type="dxa"/>
          </w:tcPr>
          <w:p w14:paraId="169F2890"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72E3CEE3" w14:textId="77777777" w:rsidR="006038CC" w:rsidRDefault="00404C5B">
            <w:pPr>
              <w:spacing w:before="60" w:after="60"/>
              <w:ind w:right="54"/>
              <w:rPr>
                <w:rFonts w:ascii="Arial" w:eastAsia="Arial" w:hAnsi="Arial" w:cs="Arial"/>
                <w:b/>
                <w:bCs/>
                <w:color w:val="0000FF"/>
                <w:sz w:val="24"/>
                <w:szCs w:val="24"/>
              </w:rPr>
            </w:pPr>
            <w:r>
              <w:rPr>
                <w:rFonts w:ascii="Arial" w:eastAsia="Arial" w:hAnsi="Arial" w:cs="Arial"/>
                <w:b/>
                <w:bCs/>
                <w:color w:val="0000FF"/>
                <w:sz w:val="24"/>
                <w:szCs w:val="24"/>
              </w:rPr>
              <w:t>Proposed Methodology:</w:t>
            </w:r>
          </w:p>
          <w:p w14:paraId="734D1FEA" w14:textId="77777777" w:rsidR="00DE7803" w:rsidRDefault="00DE7803">
            <w:pPr>
              <w:spacing w:before="60" w:after="60"/>
              <w:ind w:right="54"/>
              <w:rPr>
                <w:rFonts w:ascii="Arial" w:eastAsia="Arial" w:hAnsi="Arial" w:cs="Arial"/>
                <w:color w:val="0000FF"/>
                <w:sz w:val="24"/>
                <w:szCs w:val="24"/>
              </w:rPr>
            </w:pPr>
          </w:p>
          <w:p w14:paraId="56CD862C" w14:textId="77777777" w:rsidR="00DE7803" w:rsidRDefault="00DE7803">
            <w:pPr>
              <w:numPr>
                <w:ilvl w:val="0"/>
                <w:numId w:val="17"/>
              </w:numPr>
              <w:spacing w:before="60" w:after="60"/>
              <w:rPr>
                <w:rFonts w:ascii="Arial" w:hAnsi="Arial" w:cs="Arial"/>
                <w:sz w:val="24"/>
                <w:szCs w:val="24"/>
              </w:rPr>
            </w:pPr>
            <w:r>
              <w:rPr>
                <w:rFonts w:ascii="Arial" w:hAnsi="Arial" w:cs="Arial"/>
                <w:sz w:val="24"/>
                <w:szCs w:val="24"/>
              </w:rPr>
              <w:t>OVERALL METHODOLOGY</w:t>
            </w:r>
          </w:p>
          <w:p w14:paraId="5F74E2F1" w14:textId="77777777" w:rsidR="00DE7803" w:rsidRPr="00DE7803" w:rsidRDefault="00DE7803" w:rsidP="00DE7803">
            <w:pPr>
              <w:spacing w:before="60" w:after="60"/>
              <w:ind w:left="720"/>
              <w:rPr>
                <w:rFonts w:ascii="Arial" w:hAnsi="Arial" w:cs="Arial"/>
                <w:sz w:val="24"/>
                <w:szCs w:val="24"/>
              </w:rPr>
            </w:pPr>
          </w:p>
          <w:p w14:paraId="25A124C5" w14:textId="77777777" w:rsidR="00DE7803" w:rsidRDefault="00DE7803" w:rsidP="00DE7803">
            <w:pPr>
              <w:spacing w:before="60" w:after="60"/>
              <w:rPr>
                <w:rFonts w:ascii="Arial" w:hAnsi="Arial" w:cs="Arial"/>
                <w:sz w:val="24"/>
                <w:szCs w:val="24"/>
              </w:rPr>
            </w:pPr>
            <w:r>
              <w:rPr>
                <w:rFonts w:ascii="Arial" w:hAnsi="Arial" w:cs="Arial"/>
                <w:sz w:val="24"/>
                <w:szCs w:val="24"/>
              </w:rPr>
              <w:t>The project will follow five phases: model development, model compression and deployment, firmware and digital signal processing integration, on-device calibration, and physical hardware validation.</w:t>
            </w:r>
          </w:p>
          <w:p w14:paraId="3FB13139" w14:textId="77777777" w:rsidR="00DE7803" w:rsidRPr="00DE7803" w:rsidRDefault="00DE7803" w:rsidP="00DE7803">
            <w:pPr>
              <w:spacing w:before="60" w:after="60"/>
              <w:rPr>
                <w:rFonts w:ascii="Arial" w:hAnsi="Arial" w:cs="Arial"/>
                <w:sz w:val="24"/>
                <w:szCs w:val="24"/>
              </w:rPr>
            </w:pPr>
          </w:p>
          <w:p w14:paraId="320C6ACA" w14:textId="77777777" w:rsidR="00DE7803" w:rsidRDefault="00DE7803">
            <w:pPr>
              <w:numPr>
                <w:ilvl w:val="0"/>
                <w:numId w:val="18"/>
              </w:numPr>
              <w:spacing w:before="60" w:after="60"/>
              <w:rPr>
                <w:rFonts w:ascii="Arial" w:hAnsi="Arial" w:cs="Arial"/>
                <w:sz w:val="24"/>
                <w:szCs w:val="24"/>
              </w:rPr>
            </w:pPr>
            <w:r>
              <w:rPr>
                <w:rFonts w:ascii="Arial" w:hAnsi="Arial" w:cs="Arial"/>
                <w:sz w:val="24"/>
                <w:szCs w:val="24"/>
              </w:rPr>
              <w:t>SYSTEM ARCHITECTURE AND WORKFLOW</w:t>
            </w:r>
          </w:p>
          <w:p w14:paraId="1A1244FD" w14:textId="77777777" w:rsidR="00DE7803" w:rsidRPr="00DE7803" w:rsidRDefault="00DE7803" w:rsidP="00DE7803">
            <w:pPr>
              <w:spacing w:before="60" w:after="60"/>
              <w:ind w:left="720"/>
              <w:rPr>
                <w:rFonts w:ascii="Arial" w:hAnsi="Arial" w:cs="Arial"/>
                <w:sz w:val="24"/>
                <w:szCs w:val="24"/>
              </w:rPr>
            </w:pPr>
          </w:p>
          <w:p w14:paraId="21699D54" w14:textId="77777777" w:rsidR="00DE7803" w:rsidRPr="00DE7803" w:rsidRDefault="00DE7803" w:rsidP="00DE7803">
            <w:pPr>
              <w:spacing w:before="60" w:after="60"/>
              <w:rPr>
                <w:rFonts w:ascii="Arial" w:hAnsi="Arial" w:cs="Arial"/>
                <w:sz w:val="24"/>
                <w:szCs w:val="24"/>
              </w:rPr>
            </w:pPr>
            <w:r>
              <w:rPr>
                <w:rFonts w:ascii="Arial" w:hAnsi="Arial" w:cs="Arial"/>
                <w:sz w:val="24"/>
                <w:szCs w:val="24"/>
              </w:rPr>
              <w:t>INMP441 microphone + MPU6050 accelerometer/gyroscope → ESP32-S3 data acquisition → audio feature extraction using 1024-point FFT and 64-band log-mel filterbank + three-axis vibration RMS → 67-dimensional feature vector → quantized dense autoencoder → reconstruction error calculation → dynamic threshold comparison → LED status (normal/anomaly).</w:t>
            </w:r>
          </w:p>
          <w:p w14:paraId="6BAB9D32" w14:textId="77777777" w:rsidR="00270EF1" w:rsidRDefault="00270EF1" w:rsidP="00270EF1">
            <w:pPr>
              <w:spacing w:before="60" w:after="60"/>
              <w:rPr>
                <w:rFonts w:ascii="Arial" w:hAnsi="Arial" w:cs="Arial"/>
                <w:sz w:val="24"/>
                <w:szCs w:val="24"/>
              </w:rPr>
            </w:pPr>
          </w:p>
          <w:p w14:paraId="31BA7E73" w14:textId="0E408210" w:rsidR="00270EF1" w:rsidRPr="00270EF1" w:rsidRDefault="00321A0A" w:rsidP="00270EF1">
            <w:pPr>
              <w:spacing w:before="60" w:after="60"/>
              <w:jc w:val="center"/>
              <w:rPr>
                <w:rFonts w:ascii="Arial" w:hAnsi="Arial" w:cs="Arial"/>
                <w:sz w:val="24"/>
                <w:szCs w:val="24"/>
              </w:rPr>
            </w:pPr>
            <w:r>
              <w:rPr>
                <w:rFonts w:ascii="Arial" w:hAnsi="Arial" w:cs="Arial"/>
                <w:noProof/>
                <w:sz w:val="24"/>
                <w:szCs w:val="24"/>
              </w:rPr>
              <w:drawing>
                <wp:inline distT="0" distB="0" distL="0" distR="0" wp14:anchorId="020EDCB3" wp14:editId="7DEF7846">
                  <wp:extent cx="5725795" cy="2590800"/>
                  <wp:effectExtent l="0" t="0" r="8255" b="0"/>
                  <wp:docPr id="150135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5795" cy="2590800"/>
                          </a:xfrm>
                          <a:prstGeom prst="rect">
                            <a:avLst/>
                          </a:prstGeom>
                          <a:noFill/>
                          <a:ln>
                            <a:noFill/>
                          </a:ln>
                        </pic:spPr>
                      </pic:pic>
                    </a:graphicData>
                  </a:graphic>
                </wp:inline>
              </w:drawing>
            </w:r>
          </w:p>
          <w:p w14:paraId="5A91E235" w14:textId="77777777" w:rsidR="00270EF1" w:rsidRPr="00270EF1" w:rsidRDefault="00270EF1" w:rsidP="00270EF1">
            <w:pPr>
              <w:spacing w:before="60" w:after="60"/>
              <w:rPr>
                <w:rFonts w:ascii="Arial" w:hAnsi="Arial" w:cs="Arial"/>
                <w:sz w:val="24"/>
                <w:szCs w:val="24"/>
              </w:rPr>
            </w:pPr>
          </w:p>
          <w:p w14:paraId="29A002B1" w14:textId="77777777" w:rsidR="00270EF1" w:rsidRDefault="00270EF1" w:rsidP="00270EF1">
            <w:pPr>
              <w:spacing w:before="60" w:after="60"/>
              <w:rPr>
                <w:rFonts w:ascii="Arial" w:hAnsi="Arial" w:cs="Arial"/>
                <w:sz w:val="24"/>
                <w:szCs w:val="24"/>
              </w:rPr>
            </w:pPr>
          </w:p>
          <w:p w14:paraId="30AC37BF" w14:textId="77777777" w:rsidR="00923A79" w:rsidRDefault="00923A79" w:rsidP="00270EF1">
            <w:pPr>
              <w:spacing w:before="60" w:after="60"/>
              <w:rPr>
                <w:rFonts w:ascii="Arial" w:hAnsi="Arial" w:cs="Arial"/>
                <w:sz w:val="24"/>
                <w:szCs w:val="24"/>
              </w:rPr>
            </w:pPr>
          </w:p>
          <w:p w14:paraId="552A1CF5" w14:textId="77777777" w:rsidR="00923A79" w:rsidRPr="00923A79" w:rsidRDefault="00923A79" w:rsidP="00923A79">
            <w:pPr>
              <w:spacing w:before="60" w:after="60"/>
              <w:rPr>
                <w:rFonts w:ascii="Arial" w:hAnsi="Arial" w:cs="Arial"/>
                <w:sz w:val="24"/>
                <w:szCs w:val="24"/>
              </w:rPr>
            </w:pPr>
          </w:p>
          <w:p w14:paraId="544D5062" w14:textId="3CBDB734" w:rsidR="00DE7803" w:rsidRDefault="00DE7803">
            <w:pPr>
              <w:numPr>
                <w:ilvl w:val="0"/>
                <w:numId w:val="19"/>
              </w:numPr>
              <w:spacing w:before="60" w:after="60"/>
              <w:rPr>
                <w:rFonts w:ascii="Arial" w:hAnsi="Arial" w:cs="Arial"/>
                <w:sz w:val="24"/>
                <w:szCs w:val="24"/>
              </w:rPr>
            </w:pPr>
            <w:r>
              <w:rPr>
                <w:rFonts w:ascii="Arial" w:hAnsi="Arial" w:cs="Arial"/>
                <w:sz w:val="24"/>
                <w:szCs w:val="24"/>
              </w:rPr>
              <w:lastRenderedPageBreak/>
              <w:t>MODEL DEVELOPMENT</w:t>
            </w:r>
          </w:p>
          <w:p w14:paraId="5EEBB4B2" w14:textId="77777777" w:rsidR="00DE7803" w:rsidRPr="00DE7803" w:rsidRDefault="00DE7803" w:rsidP="00DE7803">
            <w:pPr>
              <w:spacing w:before="60" w:after="60"/>
              <w:ind w:left="720"/>
              <w:rPr>
                <w:rFonts w:ascii="Arial" w:hAnsi="Arial" w:cs="Arial"/>
                <w:sz w:val="24"/>
                <w:szCs w:val="24"/>
              </w:rPr>
            </w:pPr>
          </w:p>
          <w:p w14:paraId="3511977E" w14:textId="77777777" w:rsidR="00DE7803" w:rsidRDefault="00DE7803" w:rsidP="00DE7803">
            <w:pPr>
              <w:spacing w:before="60" w:after="60"/>
              <w:rPr>
                <w:rFonts w:ascii="Arial" w:hAnsi="Arial" w:cs="Arial"/>
                <w:sz w:val="24"/>
                <w:szCs w:val="24"/>
              </w:rPr>
            </w:pPr>
            <w:r>
              <w:rPr>
                <w:rFonts w:ascii="Arial" w:hAnsi="Arial" w:cs="Arial"/>
                <w:sz w:val="24"/>
                <w:szCs w:val="24"/>
              </w:rPr>
              <w:t>The MIMII industrial sound dataset (WAV audio files, 16 kHz, 16-bit, 8-channel; the first channel is used) is used as the primary acoustic benchmark [4]. Healthy samples are used to train an unsupervised dense autoencoder [2], [4], while held-out healthy and anomalous samples will be used for evaluation. The model architecture is Input (67) → Dense (32, ReLU) → Dense (16, ReLU) → Dense (16, ReLU) → Dense (32, ReLU) → Output (67, linear). Mean squared reconstruction error will serve as the anomaly score. The CWRU bearing dataset will support vibration-based benchmarking [8].</w:t>
            </w:r>
          </w:p>
          <w:p w14:paraId="4F311FAF" w14:textId="77777777" w:rsidR="00DE7803" w:rsidRPr="00DE7803" w:rsidRDefault="00DE7803" w:rsidP="00DE7803">
            <w:pPr>
              <w:spacing w:before="60" w:after="60"/>
              <w:rPr>
                <w:rFonts w:ascii="Arial" w:hAnsi="Arial" w:cs="Arial"/>
                <w:sz w:val="24"/>
                <w:szCs w:val="24"/>
              </w:rPr>
            </w:pPr>
          </w:p>
          <w:p w14:paraId="7EED9915" w14:textId="77777777" w:rsidR="00DE7803" w:rsidRDefault="00DE7803">
            <w:pPr>
              <w:numPr>
                <w:ilvl w:val="0"/>
                <w:numId w:val="20"/>
              </w:numPr>
              <w:spacing w:before="60" w:after="60"/>
              <w:rPr>
                <w:rFonts w:ascii="Arial" w:hAnsi="Arial" w:cs="Arial"/>
                <w:sz w:val="24"/>
                <w:szCs w:val="24"/>
              </w:rPr>
            </w:pPr>
            <w:r>
              <w:rPr>
                <w:rFonts w:ascii="Arial" w:hAnsi="Arial" w:cs="Arial"/>
                <w:sz w:val="24"/>
                <w:szCs w:val="24"/>
              </w:rPr>
              <w:t>MODEL COMPRESSION AND EMBEDDED DEPLOYMENT</w:t>
            </w:r>
          </w:p>
          <w:p w14:paraId="1B7FA3DF" w14:textId="77777777" w:rsidR="00DE7803" w:rsidRPr="00DE7803" w:rsidRDefault="00DE7803" w:rsidP="00DE7803">
            <w:pPr>
              <w:spacing w:before="60" w:after="60"/>
              <w:ind w:left="720"/>
              <w:rPr>
                <w:rFonts w:ascii="Arial" w:hAnsi="Arial" w:cs="Arial"/>
                <w:sz w:val="24"/>
                <w:szCs w:val="24"/>
              </w:rPr>
            </w:pPr>
          </w:p>
          <w:p w14:paraId="3B48B98E" w14:textId="3B84A648" w:rsidR="00DE7803" w:rsidRDefault="00DE7803" w:rsidP="00DE7803">
            <w:pPr>
              <w:spacing w:before="60" w:after="60"/>
              <w:rPr>
                <w:rFonts w:ascii="Arial" w:hAnsi="Arial" w:cs="Arial"/>
                <w:sz w:val="24"/>
                <w:szCs w:val="24"/>
              </w:rPr>
            </w:pPr>
            <w:r>
              <w:rPr>
                <w:rFonts w:ascii="Arial" w:hAnsi="Arial" w:cs="Arial"/>
                <w:sz w:val="24"/>
                <w:szCs w:val="24"/>
              </w:rPr>
              <w:t>The trained model will undergo INT8 post-training quantization, with quantization-aware training considered if required. It will then be converted to TensorFlow Lite for Microcontrollers [14] format and integrated into ESP32-S3 firmware using the TFLM C++ API. Embedded inference will be checked against the Python reference model.</w:t>
            </w:r>
          </w:p>
          <w:p w14:paraId="2DC8B0B8" w14:textId="77777777" w:rsidR="00DE7803" w:rsidRPr="00DE7803" w:rsidRDefault="00DE7803" w:rsidP="00DE7803">
            <w:pPr>
              <w:spacing w:before="60" w:after="60"/>
              <w:rPr>
                <w:rFonts w:ascii="Arial" w:hAnsi="Arial" w:cs="Arial"/>
                <w:sz w:val="24"/>
                <w:szCs w:val="24"/>
              </w:rPr>
            </w:pPr>
          </w:p>
          <w:p w14:paraId="0DC85D9D" w14:textId="77777777" w:rsidR="00DE7803" w:rsidRDefault="00DE7803">
            <w:pPr>
              <w:numPr>
                <w:ilvl w:val="0"/>
                <w:numId w:val="21"/>
              </w:numPr>
              <w:spacing w:before="60" w:after="60"/>
              <w:rPr>
                <w:rFonts w:ascii="Arial" w:hAnsi="Arial" w:cs="Arial"/>
                <w:sz w:val="24"/>
                <w:szCs w:val="24"/>
              </w:rPr>
            </w:pPr>
            <w:r>
              <w:rPr>
                <w:rFonts w:ascii="Arial" w:hAnsi="Arial" w:cs="Arial"/>
                <w:sz w:val="24"/>
                <w:szCs w:val="24"/>
              </w:rPr>
              <w:t>FIRMWARE AND SENSOR INTEGRATION</w:t>
            </w:r>
          </w:p>
          <w:p w14:paraId="5E28523B" w14:textId="77777777" w:rsidR="00DE7803" w:rsidRPr="00DE7803" w:rsidRDefault="00DE7803" w:rsidP="00DE7803">
            <w:pPr>
              <w:spacing w:before="60" w:after="60"/>
              <w:ind w:left="720"/>
              <w:rPr>
                <w:rFonts w:ascii="Arial" w:hAnsi="Arial" w:cs="Arial"/>
                <w:sz w:val="24"/>
                <w:szCs w:val="24"/>
              </w:rPr>
            </w:pPr>
          </w:p>
          <w:p w14:paraId="5ABC0B4D" w14:textId="77777777" w:rsidR="00DE7803" w:rsidRDefault="00DE7803" w:rsidP="00DE7803">
            <w:pPr>
              <w:spacing w:before="60" w:after="60"/>
              <w:rPr>
                <w:rFonts w:ascii="Arial" w:hAnsi="Arial" w:cs="Arial"/>
                <w:sz w:val="24"/>
                <w:szCs w:val="24"/>
              </w:rPr>
            </w:pPr>
            <w:r>
              <w:rPr>
                <w:rFonts w:ascii="Arial" w:hAnsi="Arial" w:cs="Arial"/>
                <w:sz w:val="24"/>
                <w:szCs w:val="24"/>
              </w:rPr>
              <w:t>The firmware will implement I2S DMA-based audio capture, FFT and log-mel feature extraction using the ESP-DSP library [1], [4], and vibration-data acquisition over I2C [3], [5]. The extracted audio and vibration features will be fused into the 67-dimensional input vector for the on-device model.</w:t>
            </w:r>
          </w:p>
          <w:p w14:paraId="0D03342B" w14:textId="77777777" w:rsidR="00DE7803" w:rsidRPr="00DE7803" w:rsidRDefault="00DE7803" w:rsidP="00DE7803">
            <w:pPr>
              <w:spacing w:before="60" w:after="60"/>
              <w:rPr>
                <w:rFonts w:ascii="Arial" w:hAnsi="Arial" w:cs="Arial"/>
                <w:sz w:val="24"/>
                <w:szCs w:val="24"/>
              </w:rPr>
            </w:pPr>
          </w:p>
          <w:p w14:paraId="7B0A7CCF" w14:textId="77777777" w:rsidR="00DE7803" w:rsidRDefault="00DE7803">
            <w:pPr>
              <w:numPr>
                <w:ilvl w:val="0"/>
                <w:numId w:val="22"/>
              </w:numPr>
              <w:spacing w:before="60" w:after="60"/>
              <w:rPr>
                <w:rFonts w:ascii="Arial" w:hAnsi="Arial" w:cs="Arial"/>
                <w:sz w:val="24"/>
                <w:szCs w:val="24"/>
              </w:rPr>
            </w:pPr>
            <w:r>
              <w:rPr>
                <w:rFonts w:ascii="Arial" w:hAnsi="Arial" w:cs="Arial"/>
                <w:sz w:val="24"/>
                <w:szCs w:val="24"/>
              </w:rPr>
              <w:t>SELF-CALIBRATION AND ANOMALY DETECTION</w:t>
            </w:r>
          </w:p>
          <w:p w14:paraId="7CEEF8F8" w14:textId="77777777" w:rsidR="00DE7803" w:rsidRPr="00DE7803" w:rsidRDefault="00DE7803" w:rsidP="00DE7803">
            <w:pPr>
              <w:spacing w:before="60" w:after="60"/>
              <w:ind w:left="720"/>
              <w:rPr>
                <w:rFonts w:ascii="Arial" w:hAnsi="Arial" w:cs="Arial"/>
                <w:sz w:val="24"/>
                <w:szCs w:val="24"/>
              </w:rPr>
            </w:pPr>
          </w:p>
          <w:p w14:paraId="5C630A5B" w14:textId="77777777" w:rsidR="00DE7803" w:rsidRDefault="00DE7803" w:rsidP="00DE7803">
            <w:pPr>
              <w:spacing w:before="60" w:after="60"/>
              <w:rPr>
                <w:rFonts w:ascii="Arial" w:hAnsi="Arial" w:cs="Arial"/>
                <w:sz w:val="24"/>
                <w:szCs w:val="24"/>
              </w:rPr>
            </w:pPr>
            <w:r>
              <w:rPr>
                <w:rFonts w:ascii="Arial" w:hAnsi="Arial" w:cs="Arial"/>
                <w:sz w:val="24"/>
                <w:szCs w:val="24"/>
              </w:rPr>
              <w:t>During setup, the device will capture healthy operating data and calculate the baseline statistics [10]. The anomaly threshold will be determined using τ = μ_error + 3σ_error, where μ_error and σ_error represent the mean and standard deviation of baseline reconstruction errors [12]. Calibration parameters will be stored in ESP32 non-volatile storage (NVS). Samples exceeding the threshold will trigger an anomaly indication through the LED.</w:t>
            </w:r>
          </w:p>
          <w:p w14:paraId="5DB8A3B6" w14:textId="77777777" w:rsidR="00DE7803" w:rsidRPr="00DE7803" w:rsidRDefault="00DE7803" w:rsidP="00DE7803">
            <w:pPr>
              <w:spacing w:before="60" w:after="60"/>
              <w:rPr>
                <w:rFonts w:ascii="Arial" w:hAnsi="Arial" w:cs="Arial"/>
                <w:sz w:val="24"/>
                <w:szCs w:val="24"/>
              </w:rPr>
            </w:pPr>
          </w:p>
          <w:p w14:paraId="5E913A52" w14:textId="77777777" w:rsidR="00DE7803" w:rsidRDefault="00DE7803">
            <w:pPr>
              <w:numPr>
                <w:ilvl w:val="0"/>
                <w:numId w:val="23"/>
              </w:numPr>
              <w:spacing w:before="60" w:after="60"/>
              <w:rPr>
                <w:rFonts w:ascii="Arial" w:hAnsi="Arial" w:cs="Arial"/>
                <w:sz w:val="24"/>
                <w:szCs w:val="24"/>
              </w:rPr>
            </w:pPr>
            <w:r>
              <w:rPr>
                <w:rFonts w:ascii="Arial" w:hAnsi="Arial" w:cs="Arial"/>
                <w:sz w:val="24"/>
                <w:szCs w:val="24"/>
              </w:rPr>
              <w:t>EXPERIMENTAL PLAN AND VALIDATION</w:t>
            </w:r>
          </w:p>
          <w:p w14:paraId="118475F9" w14:textId="77777777" w:rsidR="00197E58" w:rsidRPr="00197E58" w:rsidRDefault="00197E58" w:rsidP="00197E58">
            <w:pPr>
              <w:pStyle w:val="ListParagraph"/>
              <w:spacing w:before="60" w:after="60"/>
              <w:ind w:leftChars="0" w:left="1440" w:firstLineChars="0" w:firstLine="0"/>
              <w:rPr>
                <w:rFonts w:ascii="Arial" w:hAnsi="Arial" w:cs="Arial"/>
                <w:sz w:val="24"/>
                <w:szCs w:val="24"/>
              </w:rPr>
            </w:pPr>
          </w:p>
          <w:p w14:paraId="04773FE6" w14:textId="77777777" w:rsidR="00DE7803" w:rsidRDefault="00DE7803" w:rsidP="00DE7803">
            <w:pPr>
              <w:spacing w:before="60" w:after="60"/>
              <w:rPr>
                <w:rFonts w:ascii="Arial" w:hAnsi="Arial" w:cs="Arial"/>
                <w:sz w:val="24"/>
                <w:szCs w:val="24"/>
              </w:rPr>
            </w:pPr>
            <w:r>
              <w:rPr>
                <w:rFonts w:ascii="Arial" w:hAnsi="Arial" w:cs="Arial"/>
                <w:sz w:val="24"/>
                <w:szCs w:val="24"/>
              </w:rPr>
              <w:t>The system will first be evaluated on held-out dataset samples using ROC-AUC [4], precision, recall, F1-score and a confusion matrix. The assembled prototype will then be mounted on a physical motor test rig and evaluated under different operating conditions and background noise. Inference latency, memory usage and power consumption will also be profiled. The target is ROC-AUC greater than 0.90; this is a planned target, not a confirmed result.</w:t>
            </w:r>
          </w:p>
          <w:p w14:paraId="4E02ED12" w14:textId="77777777" w:rsidR="00197E58" w:rsidRPr="00DE7803" w:rsidRDefault="00197E58" w:rsidP="00DE7803">
            <w:pPr>
              <w:spacing w:before="60" w:after="60"/>
              <w:rPr>
                <w:rFonts w:ascii="Arial" w:hAnsi="Arial" w:cs="Arial"/>
                <w:sz w:val="24"/>
                <w:szCs w:val="24"/>
              </w:rPr>
            </w:pPr>
          </w:p>
          <w:p w14:paraId="6DDB0171" w14:textId="7E5DA5D2" w:rsidR="00DE7803" w:rsidRDefault="00DE7803">
            <w:pPr>
              <w:numPr>
                <w:ilvl w:val="0"/>
                <w:numId w:val="24"/>
              </w:numPr>
              <w:spacing w:before="60" w:after="60"/>
              <w:rPr>
                <w:rFonts w:ascii="Arial" w:hAnsi="Arial" w:cs="Arial"/>
                <w:sz w:val="24"/>
                <w:szCs w:val="24"/>
              </w:rPr>
            </w:pPr>
            <w:r>
              <w:rPr>
                <w:rFonts w:ascii="Arial" w:hAnsi="Arial" w:cs="Arial"/>
                <w:sz w:val="24"/>
                <w:szCs w:val="24"/>
              </w:rPr>
              <w:t xml:space="preserve">ENVIRONMENTAL IMPACT ASSESSMENT </w:t>
            </w:r>
            <w:r w:rsidR="00492E1F">
              <w:rPr>
                <w:rFonts w:ascii="Arial" w:hAnsi="Arial" w:cs="Arial"/>
                <w:sz w:val="24"/>
                <w:szCs w:val="24"/>
              </w:rPr>
              <w:t>(noise, energy and heat)</w:t>
            </w:r>
          </w:p>
          <w:p w14:paraId="274BA8FA" w14:textId="77777777" w:rsidR="00197E58" w:rsidRPr="00DE7803" w:rsidRDefault="00197E58" w:rsidP="00197E58">
            <w:pPr>
              <w:spacing w:before="60" w:after="60"/>
              <w:ind w:left="720"/>
              <w:rPr>
                <w:rFonts w:ascii="Arial" w:hAnsi="Arial" w:cs="Arial"/>
                <w:sz w:val="24"/>
                <w:szCs w:val="24"/>
              </w:rPr>
            </w:pPr>
          </w:p>
          <w:p w14:paraId="05D3304F" w14:textId="77777777" w:rsidR="00DE7803" w:rsidRDefault="00DE7803" w:rsidP="00DE7803">
            <w:pPr>
              <w:spacing w:before="60" w:after="60"/>
              <w:rPr>
                <w:rFonts w:ascii="Arial" w:hAnsi="Arial" w:cs="Arial"/>
                <w:sz w:val="24"/>
                <w:szCs w:val="24"/>
              </w:rPr>
            </w:pPr>
            <w:r>
              <w:rPr>
                <w:rFonts w:ascii="Arial" w:hAnsi="Arial" w:cs="Arial"/>
                <w:sz w:val="24"/>
                <w:szCs w:val="24"/>
              </w:rPr>
              <w:t xml:space="preserve">The acoustic channel will be used to estimate the operating noise level of the monitored machine, and its electrical power consumption will be measured using an </w:t>
            </w:r>
            <w:r>
              <w:rPr>
                <w:rFonts w:ascii="Arial" w:hAnsi="Arial" w:cs="Arial"/>
                <w:sz w:val="24"/>
                <w:szCs w:val="24"/>
              </w:rPr>
              <w:lastRenderedPageBreak/>
              <w:t>INA219 current sensor or a power meter, depending on the supply of the test rig. On the motor test rig, these measurements will be recorded under healthy and introduced-fault conditions and compared with the anomaly score, to estimate the additional noise and energy use associated with fault conditions [13]. Noise readings from the MEMS microphone are relative and will be checked against a reference sound-level meter where available. This is an indicative machine-level assessment, not a formal regulatory environmental impact assessment, and any resulting estimates are subject to experimental validation. Because the additional electrical power drawn by a degraded machine is dissipated mainly as losses, the energy measurement also gives an indirect indication of additional heat emission [13].</w:t>
            </w:r>
          </w:p>
          <w:p w14:paraId="4347E68B" w14:textId="77777777" w:rsidR="00197E58" w:rsidRPr="00DE7803" w:rsidRDefault="00197E58" w:rsidP="00DE7803">
            <w:pPr>
              <w:spacing w:before="60" w:after="60"/>
              <w:rPr>
                <w:rFonts w:ascii="Arial" w:hAnsi="Arial" w:cs="Arial"/>
                <w:sz w:val="24"/>
                <w:szCs w:val="24"/>
              </w:rPr>
            </w:pPr>
          </w:p>
          <w:p w14:paraId="11F0FBAD" w14:textId="77777777" w:rsidR="00DE7803" w:rsidRDefault="00DE7803">
            <w:pPr>
              <w:numPr>
                <w:ilvl w:val="0"/>
                <w:numId w:val="25"/>
              </w:numPr>
              <w:spacing w:before="60" w:after="60"/>
              <w:rPr>
                <w:rFonts w:ascii="Arial" w:hAnsi="Arial" w:cs="Arial"/>
                <w:sz w:val="24"/>
                <w:szCs w:val="24"/>
              </w:rPr>
            </w:pPr>
            <w:r>
              <w:rPr>
                <w:rFonts w:ascii="Arial" w:hAnsi="Arial" w:cs="Arial"/>
                <w:sz w:val="24"/>
                <w:szCs w:val="24"/>
              </w:rPr>
              <w:t>SOFTWARE AND HARDWARE</w:t>
            </w:r>
          </w:p>
          <w:p w14:paraId="752CEE82" w14:textId="77777777" w:rsidR="00923A79" w:rsidRPr="00DE7803" w:rsidRDefault="00923A79" w:rsidP="00923A79">
            <w:pPr>
              <w:spacing w:before="60" w:after="60"/>
              <w:ind w:left="720"/>
              <w:rPr>
                <w:rFonts w:ascii="Arial" w:hAnsi="Arial" w:cs="Arial"/>
                <w:sz w:val="24"/>
                <w:szCs w:val="24"/>
              </w:rPr>
            </w:pPr>
          </w:p>
          <w:p w14:paraId="64F3DF6E" w14:textId="77777777" w:rsidR="00DE7803" w:rsidRDefault="00DE7803" w:rsidP="00DE7803">
            <w:pPr>
              <w:spacing w:before="60" w:after="60"/>
              <w:rPr>
                <w:rFonts w:ascii="Arial" w:hAnsi="Arial" w:cs="Arial"/>
                <w:sz w:val="24"/>
                <w:szCs w:val="24"/>
              </w:rPr>
            </w:pPr>
            <w:r>
              <w:rPr>
                <w:rFonts w:ascii="Arial" w:hAnsi="Arial" w:cs="Arial"/>
                <w:sz w:val="24"/>
                <w:szCs w:val="24"/>
              </w:rPr>
              <w:t>Hardware: ESP32-S3-N8R8, INMP441 I2S MEMS microphone, MPU6050 six-axis accelerometer/gyroscope, LED indicators, and an INA219 current sensor or USB power meter for power measurement.</w:t>
            </w:r>
          </w:p>
          <w:p w14:paraId="04A4CC19" w14:textId="77777777" w:rsidR="00923A79" w:rsidRPr="00DE7803" w:rsidRDefault="00923A79" w:rsidP="00DE7803">
            <w:pPr>
              <w:spacing w:before="60" w:after="60"/>
              <w:rPr>
                <w:rFonts w:ascii="Arial" w:hAnsi="Arial" w:cs="Arial"/>
                <w:sz w:val="24"/>
                <w:szCs w:val="24"/>
              </w:rPr>
            </w:pPr>
          </w:p>
          <w:p w14:paraId="7ACF7904" w14:textId="77777777" w:rsidR="00DE7803" w:rsidRPr="00DE7803" w:rsidRDefault="00DE7803" w:rsidP="00DE7803">
            <w:pPr>
              <w:spacing w:before="60" w:after="60"/>
              <w:rPr>
                <w:rFonts w:ascii="Arial" w:hAnsi="Arial" w:cs="Arial"/>
                <w:sz w:val="24"/>
                <w:szCs w:val="24"/>
              </w:rPr>
            </w:pPr>
            <w:r>
              <w:rPr>
                <w:rFonts w:ascii="Arial" w:hAnsi="Arial" w:cs="Arial"/>
                <w:sz w:val="24"/>
                <w:szCs w:val="24"/>
              </w:rPr>
              <w:t>Software: Python 3.10+, PyTorch/TensorFlow 2.x, Keras, librosa, SciPy, NumPy, scikit-learn, TensorFlow Lite Converter, TensorFlow Lite for Microcontrollers, Arduino IDE/ESP-IDF (C++), ESP-DSP and ESP32 NVS/Preferences storage.</w:t>
            </w:r>
          </w:p>
          <w:p w14:paraId="059745F3" w14:textId="77777777" w:rsidR="00197E58" w:rsidRPr="00DE7803" w:rsidRDefault="00197E58" w:rsidP="00197E58">
            <w:pPr>
              <w:spacing w:before="60" w:after="60"/>
              <w:ind w:left="720"/>
              <w:rPr>
                <w:rFonts w:ascii="Arial" w:hAnsi="Arial" w:cs="Arial"/>
                <w:sz w:val="24"/>
                <w:szCs w:val="24"/>
              </w:rPr>
            </w:pPr>
          </w:p>
          <w:p w14:paraId="17631E59" w14:textId="77777777" w:rsidR="00DE7803" w:rsidRPr="00DE7803" w:rsidRDefault="00DE7803">
            <w:pPr>
              <w:numPr>
                <w:ilvl w:val="0"/>
                <w:numId w:val="25"/>
              </w:numPr>
              <w:spacing w:before="60" w:after="60"/>
              <w:rPr>
                <w:rFonts w:ascii="Arial" w:hAnsi="Arial" w:cs="Arial"/>
                <w:sz w:val="24"/>
                <w:szCs w:val="24"/>
              </w:rPr>
            </w:pPr>
            <w:r>
              <w:rPr>
                <w:rFonts w:ascii="Arial" w:hAnsi="Arial" w:cs="Arial"/>
                <w:sz w:val="24"/>
                <w:szCs w:val="24"/>
              </w:rPr>
              <w:t>FUTURE EXTENSION: THERMAL MONITORING</w:t>
            </w:r>
          </w:p>
          <w:p w14:paraId="508FF01B" w14:textId="77777777" w:rsidR="00197E58" w:rsidRPr="00DE7803" w:rsidRDefault="00197E58" w:rsidP="00197E58">
            <w:pPr>
              <w:spacing w:before="60" w:after="60"/>
              <w:ind w:left="720"/>
              <w:rPr>
                <w:rFonts w:ascii="Arial" w:hAnsi="Arial" w:cs="Arial"/>
                <w:sz w:val="24"/>
                <w:szCs w:val="24"/>
              </w:rPr>
            </w:pPr>
          </w:p>
          <w:p w14:paraId="3CFB295B" w14:textId="104235BD" w:rsidR="00DE7803" w:rsidRDefault="00DE7803" w:rsidP="00DE7803">
            <w:pPr>
              <w:spacing w:before="60" w:after="60"/>
              <w:rPr>
                <w:rFonts w:ascii="Arial" w:hAnsi="Arial" w:cs="Arial"/>
                <w:sz w:val="24"/>
                <w:szCs w:val="24"/>
              </w:rPr>
            </w:pPr>
            <w:r>
              <w:rPr>
                <w:rFonts w:ascii="Arial" w:hAnsi="Arial" w:cs="Arial"/>
                <w:sz w:val="24"/>
                <w:szCs w:val="24"/>
              </w:rPr>
              <w:t>Direct thermal evaluation is planned as future wor</w:t>
            </w:r>
            <w:r w:rsidR="007076A7">
              <w:rPr>
                <w:rFonts w:ascii="Arial" w:hAnsi="Arial" w:cs="Arial"/>
                <w:sz w:val="24"/>
                <w:szCs w:val="24"/>
              </w:rPr>
              <w:t>k</w:t>
            </w:r>
            <w:r>
              <w:rPr>
                <w:rFonts w:ascii="Arial" w:hAnsi="Arial" w:cs="Arial"/>
                <w:sz w:val="24"/>
                <w:szCs w:val="24"/>
              </w:rPr>
              <w:t>. A low-cost temperature or infrared sensor would be added to the node so that the surface temperature of the bearing or motor housing can be combined with the acoustic and vibration features, because degrading machines generate additional heat through increased friction [15], [16]. This would allow earlier and more reliable fault prediction and a direct measurement of heat emission under healthy and fault conditions.</w:t>
            </w:r>
          </w:p>
          <w:p w14:paraId="56164339" w14:textId="77777777" w:rsidR="006038CC" w:rsidRDefault="006038CC" w:rsidP="002E521A">
            <w:pPr>
              <w:widowControl/>
              <w:spacing w:before="60" w:after="60" w:line="259" w:lineRule="auto"/>
              <w:jc w:val="left"/>
            </w:pPr>
          </w:p>
        </w:tc>
      </w:tr>
      <w:tr w:rsidR="006038CC" w14:paraId="49E330C9" w14:textId="77777777" w:rsidTr="002E521A">
        <w:trPr>
          <w:trHeight w:val="55"/>
        </w:trPr>
        <w:tc>
          <w:tcPr>
            <w:tcW w:w="403" w:type="dxa"/>
          </w:tcPr>
          <w:p w14:paraId="24E9E1ED"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3B8D1026" w14:textId="77777777" w:rsidR="006038CC" w:rsidRDefault="00404C5B">
            <w:pPr>
              <w:spacing w:before="60" w:after="60"/>
              <w:ind w:right="54"/>
              <w:rPr>
                <w:rFonts w:ascii="Arial" w:eastAsia="Arial" w:hAnsi="Arial" w:cs="Arial"/>
                <w:color w:val="0000FF"/>
              </w:rPr>
            </w:pPr>
            <w:r>
              <w:rPr>
                <w:rFonts w:ascii="Arial" w:eastAsia="Arial" w:hAnsi="Arial" w:cs="Arial"/>
                <w:b/>
                <w:bCs/>
                <w:color w:val="0000FF"/>
                <w:sz w:val="24"/>
                <w:szCs w:val="24"/>
              </w:rPr>
              <w:t xml:space="preserve">Expected Deliverables: </w:t>
            </w:r>
          </w:p>
          <w:p w14:paraId="306F6A2E" w14:textId="76E29775" w:rsid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t xml:space="preserve">Hardware prototype: a low-cost industrial machine anomaly detection device built using the ESP32 microcontroller, a digital microphone, vibration sensor and LED indicators, targeting a cost of approximately ₹1,500 per </w:t>
            </w:r>
            <w:r w:rsidR="00492E1F">
              <w:rPr>
                <w:rFonts w:ascii="Arial" w:hAnsi="Arial" w:cs="Arial"/>
                <w:sz w:val="24"/>
                <w:szCs w:val="24"/>
              </w:rPr>
              <w:t>device (</w:t>
            </w:r>
            <w:r>
              <w:rPr>
                <w:rFonts w:ascii="Arial" w:hAnsi="Arial" w:cs="Arial"/>
                <w:sz w:val="24"/>
                <w:szCs w:val="24"/>
              </w:rPr>
              <w:t>which is a total of 4 devices for 4 machine types and one for vibration).</w:t>
            </w:r>
          </w:p>
          <w:p w14:paraId="197861F5" w14:textId="77777777" w:rsidR="00197E58" w:rsidRPr="00197E58" w:rsidRDefault="00197E58" w:rsidP="00197E58">
            <w:pPr>
              <w:widowControl/>
              <w:spacing w:before="60" w:after="60"/>
              <w:ind w:left="720"/>
              <w:jc w:val="left"/>
              <w:rPr>
                <w:rFonts w:ascii="Arial" w:hAnsi="Arial" w:cs="Arial"/>
                <w:sz w:val="24"/>
                <w:szCs w:val="24"/>
              </w:rPr>
            </w:pPr>
          </w:p>
          <w:p w14:paraId="3D493C5B" w14:textId="554B334C" w:rsid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t>Embedded software/firmware: C++ firmware for sensor acquisition, signal processing, multimodal feature extraction, on-device inference and LED-based anomaly alerts</w:t>
            </w:r>
          </w:p>
          <w:p w14:paraId="157E2498" w14:textId="77777777" w:rsidR="00197E58" w:rsidRPr="00197E58" w:rsidRDefault="00197E58" w:rsidP="00197E58">
            <w:pPr>
              <w:widowControl/>
              <w:spacing w:before="60" w:after="60"/>
              <w:jc w:val="left"/>
              <w:rPr>
                <w:rFonts w:ascii="Arial" w:hAnsi="Arial" w:cs="Arial"/>
                <w:sz w:val="24"/>
                <w:szCs w:val="24"/>
              </w:rPr>
            </w:pPr>
          </w:p>
          <w:p w14:paraId="3D9D3A23" w14:textId="3B51180F" w:rsid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t>Trained machine learning model: a lightweight dense autoencoder trained on healthy machine data and deployed on Microcontrollers.</w:t>
            </w:r>
          </w:p>
          <w:p w14:paraId="09AFF410" w14:textId="77777777" w:rsidR="00197E58" w:rsidRPr="00197E58" w:rsidRDefault="00197E58" w:rsidP="00197E58">
            <w:pPr>
              <w:widowControl/>
              <w:spacing w:before="60" w:after="60"/>
              <w:jc w:val="left"/>
              <w:rPr>
                <w:rFonts w:ascii="Arial" w:hAnsi="Arial" w:cs="Arial"/>
                <w:sz w:val="24"/>
                <w:szCs w:val="24"/>
              </w:rPr>
            </w:pPr>
          </w:p>
          <w:p w14:paraId="53CC2AB4" w14:textId="77777777" w:rsid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t>Self-calibration module: an on-device calibration mechanism that calculates baseline statistics, dynamically determines the anomaly threshold and stores calibration parameters in non-volatile memory.</w:t>
            </w:r>
          </w:p>
          <w:p w14:paraId="3664ACD3" w14:textId="77777777" w:rsidR="00197E58" w:rsidRPr="00197E58" w:rsidRDefault="00197E58" w:rsidP="00197E58">
            <w:pPr>
              <w:widowControl/>
              <w:spacing w:before="60" w:after="60"/>
              <w:jc w:val="left"/>
              <w:rPr>
                <w:rFonts w:ascii="Arial" w:hAnsi="Arial" w:cs="Arial"/>
                <w:sz w:val="24"/>
                <w:szCs w:val="24"/>
              </w:rPr>
            </w:pPr>
          </w:p>
          <w:p w14:paraId="5A8F1AFF" w14:textId="77777777" w:rsid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lastRenderedPageBreak/>
              <w:t>Dataset evaluation and benchmark report: experimental evaluation using the MIMII industrial sound dataset and CWRU bearing dataset, including ROC-AUC, precision, recall, F1-score and confusion matrix.</w:t>
            </w:r>
          </w:p>
          <w:p w14:paraId="7C2A6AED" w14:textId="77777777" w:rsidR="00197E58" w:rsidRPr="00197E58" w:rsidRDefault="00197E58" w:rsidP="00197E58">
            <w:pPr>
              <w:widowControl/>
              <w:spacing w:before="60" w:after="60"/>
              <w:jc w:val="left"/>
              <w:rPr>
                <w:rFonts w:ascii="Arial" w:hAnsi="Arial" w:cs="Arial"/>
                <w:sz w:val="24"/>
                <w:szCs w:val="24"/>
              </w:rPr>
            </w:pPr>
          </w:p>
          <w:p w14:paraId="3F0BA026" w14:textId="77777777" w:rsid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t>Hardware validation and performance report: results from physical motor test-rig validation, including anomaly-detection performance, inference latency, memory usage and power consumption.</w:t>
            </w:r>
          </w:p>
          <w:p w14:paraId="16290C2F" w14:textId="23574890" w:rsidR="00197E58" w:rsidRPr="00197E58" w:rsidRDefault="00197E58" w:rsidP="00197E58">
            <w:pPr>
              <w:widowControl/>
              <w:spacing w:before="60" w:after="60"/>
              <w:jc w:val="left"/>
              <w:rPr>
                <w:rFonts w:ascii="Arial" w:hAnsi="Arial" w:cs="Arial"/>
                <w:sz w:val="24"/>
                <w:szCs w:val="24"/>
              </w:rPr>
            </w:pPr>
          </w:p>
          <w:p w14:paraId="3C0BA0C8" w14:textId="77777777" w:rsid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t>Environmental impact assessment report: measured noise level and power consumption of the motor test rig under healthy and fault conditions, with an indicative machine-level summary of the environmental impact of faults.</w:t>
            </w:r>
          </w:p>
          <w:p w14:paraId="235E447F" w14:textId="77777777" w:rsidR="00197E58" w:rsidRPr="00197E58" w:rsidRDefault="00197E58" w:rsidP="00197E58">
            <w:pPr>
              <w:widowControl/>
              <w:spacing w:before="60" w:after="60"/>
              <w:jc w:val="left"/>
              <w:rPr>
                <w:rFonts w:ascii="Arial" w:hAnsi="Arial" w:cs="Arial"/>
                <w:sz w:val="24"/>
                <w:szCs w:val="24"/>
              </w:rPr>
            </w:pPr>
          </w:p>
          <w:p w14:paraId="2523DD5E" w14:textId="77777777" w:rsidR="00197E58" w:rsidRPr="00197E58" w:rsidRDefault="00197E58">
            <w:pPr>
              <w:widowControl/>
              <w:numPr>
                <w:ilvl w:val="0"/>
                <w:numId w:val="26"/>
              </w:numPr>
              <w:spacing w:before="60" w:after="60"/>
              <w:jc w:val="left"/>
              <w:rPr>
                <w:rFonts w:ascii="Arial" w:hAnsi="Arial" w:cs="Arial"/>
                <w:sz w:val="24"/>
                <w:szCs w:val="24"/>
              </w:rPr>
            </w:pPr>
            <w:r>
              <w:rPr>
                <w:rFonts w:ascii="Arial" w:hAnsi="Arial" w:cs="Arial"/>
                <w:sz w:val="24"/>
                <w:szCs w:val="24"/>
              </w:rPr>
              <w:t>Technical documentation: system architecture, circuit connections, software implementation details, testing procedure, results and final project report.</w:t>
            </w:r>
          </w:p>
          <w:p w14:paraId="1B2A8955" w14:textId="67151FBC" w:rsidR="006038CC" w:rsidRDefault="006038CC" w:rsidP="002E521A">
            <w:pPr>
              <w:widowControl/>
              <w:spacing w:before="60" w:after="60"/>
              <w:jc w:val="left"/>
            </w:pPr>
          </w:p>
        </w:tc>
      </w:tr>
      <w:tr w:rsidR="006038CC" w14:paraId="548252F7" w14:textId="77777777" w:rsidTr="002E521A">
        <w:trPr>
          <w:trHeight w:val="3544"/>
        </w:trPr>
        <w:tc>
          <w:tcPr>
            <w:tcW w:w="403" w:type="dxa"/>
          </w:tcPr>
          <w:p w14:paraId="2BD35D9F"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66BB64FE"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Expected Outcomes and Impact:</w:t>
            </w:r>
          </w:p>
          <w:p w14:paraId="52842902" w14:textId="77777777" w:rsidR="00197E58" w:rsidRDefault="00197E58" w:rsidP="00197E58">
            <w:pPr>
              <w:spacing w:before="60" w:after="60" w:line="276" w:lineRule="auto"/>
              <w:rPr>
                <w:rFonts w:ascii="Arial" w:eastAsia="Arial" w:hAnsi="Arial" w:cs="Arial"/>
                <w:sz w:val="24"/>
                <w:szCs w:val="24"/>
              </w:rPr>
            </w:pPr>
            <w:r>
              <w:rPr>
                <w:rFonts w:ascii="Arial" w:eastAsia="Arial" w:hAnsi="Arial" w:cs="Arial"/>
                <w:sz w:val="24"/>
                <w:szCs w:val="24"/>
              </w:rPr>
              <w:t>Technical: a compact multimodal edge AI prototype integrating acoustic and vibration sensing, a lightweight autoencoder and machine-specific on-device calibration. The target is ROC-AUC greater than 0.90, subject to experimental validation.</w:t>
            </w:r>
          </w:p>
          <w:p w14:paraId="3645B412" w14:textId="77777777" w:rsidR="00197E58" w:rsidRPr="00197E58" w:rsidRDefault="00197E58" w:rsidP="00197E58">
            <w:pPr>
              <w:spacing w:before="60" w:after="60" w:line="276" w:lineRule="auto"/>
              <w:rPr>
                <w:rFonts w:ascii="Arial" w:eastAsia="Arial" w:hAnsi="Arial" w:cs="Arial"/>
                <w:sz w:val="24"/>
                <w:szCs w:val="24"/>
              </w:rPr>
            </w:pPr>
          </w:p>
          <w:p w14:paraId="3326153C" w14:textId="77777777" w:rsidR="00197E58" w:rsidRDefault="00197E58" w:rsidP="00197E58">
            <w:pPr>
              <w:spacing w:before="60" w:after="60" w:line="276" w:lineRule="auto"/>
              <w:rPr>
                <w:rFonts w:ascii="Arial" w:eastAsia="Arial" w:hAnsi="Arial" w:cs="Arial"/>
                <w:sz w:val="24"/>
                <w:szCs w:val="24"/>
              </w:rPr>
            </w:pPr>
            <w:r>
              <w:rPr>
                <w:rFonts w:ascii="Arial" w:eastAsia="Arial" w:hAnsi="Arial" w:cs="Arial"/>
                <w:sz w:val="24"/>
                <w:szCs w:val="24"/>
              </w:rPr>
              <w:t>Social: improved access to machine-condition monitoring for smaller manufacturing units, with the potential to support safer working conditions, including a lower risk of overheating-related fires and injuries, through earlier identification of abnormal machine behaviour.</w:t>
            </w:r>
          </w:p>
          <w:p w14:paraId="217D75D7" w14:textId="77777777" w:rsidR="00197E58" w:rsidRPr="00197E58" w:rsidRDefault="00197E58" w:rsidP="00197E58">
            <w:pPr>
              <w:spacing w:before="60" w:after="60" w:line="276" w:lineRule="auto"/>
              <w:rPr>
                <w:rFonts w:ascii="Arial" w:eastAsia="Arial" w:hAnsi="Arial" w:cs="Arial"/>
                <w:sz w:val="24"/>
                <w:szCs w:val="24"/>
              </w:rPr>
            </w:pPr>
          </w:p>
          <w:p w14:paraId="57095AAA" w14:textId="77777777" w:rsidR="00197E58" w:rsidRDefault="00197E58" w:rsidP="00197E58">
            <w:pPr>
              <w:spacing w:before="60" w:after="60" w:line="276" w:lineRule="auto"/>
              <w:rPr>
                <w:rFonts w:ascii="Arial" w:eastAsia="Arial" w:hAnsi="Arial" w:cs="Arial"/>
                <w:sz w:val="24"/>
                <w:szCs w:val="24"/>
              </w:rPr>
            </w:pPr>
            <w:r>
              <w:rPr>
                <w:rFonts w:ascii="Arial" w:eastAsia="Arial" w:hAnsi="Arial" w:cs="Arial"/>
                <w:sz w:val="24"/>
                <w:szCs w:val="24"/>
              </w:rPr>
              <w:t>Environmental: early anomaly detection will help prevent severe machine damage, reduce premature equipment replacement and support more efficient maintenance, thereby reducing avoidable waste and the extra heat and noise emitted by degraded machines. The project will measure machine noise level and power consumption under healthy and fault conditions to provide an indicative, machine-level estimate of the additional noise and energy use associated with faults [13]. Any energy or emissions savings in actual deployment will depend on further validation. Direct thermal evaluation is planned as future work [15], [16].</w:t>
            </w:r>
          </w:p>
          <w:p w14:paraId="0BCC0A66" w14:textId="77777777" w:rsidR="00197E58" w:rsidRPr="00197E58" w:rsidRDefault="00197E58" w:rsidP="00197E58">
            <w:pPr>
              <w:spacing w:before="60" w:after="60" w:line="276" w:lineRule="auto"/>
              <w:rPr>
                <w:rFonts w:ascii="Arial" w:eastAsia="Arial" w:hAnsi="Arial" w:cs="Arial"/>
                <w:sz w:val="24"/>
                <w:szCs w:val="24"/>
              </w:rPr>
            </w:pPr>
          </w:p>
          <w:p w14:paraId="1CE80A9F" w14:textId="6C5D187A" w:rsidR="00197E58" w:rsidRPr="00197E58" w:rsidRDefault="00197E58" w:rsidP="00197E58">
            <w:pPr>
              <w:spacing w:before="60" w:after="60" w:line="276" w:lineRule="auto"/>
              <w:rPr>
                <w:rFonts w:ascii="Arial" w:eastAsia="Arial" w:hAnsi="Arial" w:cs="Arial"/>
                <w:sz w:val="24"/>
                <w:szCs w:val="24"/>
              </w:rPr>
            </w:pPr>
            <w:r>
              <w:rPr>
                <w:rFonts w:ascii="Arial" w:eastAsia="Arial" w:hAnsi="Arial" w:cs="Arial"/>
                <w:sz w:val="24"/>
                <w:szCs w:val="24"/>
              </w:rPr>
              <w:t>Economic: the prototype targets a hardware cost of approximately ₹1,500 per node, potentially making basic anomaly monitoring more accessible to MSMEs than higher-cost industrial monitoring systems</w:t>
            </w:r>
            <w:r w:rsidR="00923A79">
              <w:rPr>
                <w:rFonts w:ascii="Arial" w:eastAsia="Arial" w:hAnsi="Arial" w:cs="Arial"/>
                <w:sz w:val="24"/>
                <w:szCs w:val="24"/>
              </w:rPr>
              <w:t xml:space="preserve"> which require cloud-based systems</w:t>
            </w:r>
            <w:r>
              <w:rPr>
                <w:rFonts w:ascii="Arial" w:eastAsia="Arial" w:hAnsi="Arial" w:cs="Arial"/>
                <w:sz w:val="24"/>
                <w:szCs w:val="24"/>
              </w:rPr>
              <w:t>. Actual cost savings will require field evaluation.</w:t>
            </w:r>
          </w:p>
          <w:p w14:paraId="0CEC2798" w14:textId="77777777" w:rsidR="00197E58" w:rsidRDefault="00197E58" w:rsidP="00197E58">
            <w:pPr>
              <w:spacing w:before="60" w:after="60" w:line="276" w:lineRule="auto"/>
              <w:rPr>
                <w:rFonts w:ascii="Arial" w:eastAsia="Arial" w:hAnsi="Arial" w:cs="Arial"/>
                <w:sz w:val="24"/>
                <w:szCs w:val="24"/>
              </w:rPr>
            </w:pPr>
            <w:r>
              <w:rPr>
                <w:rFonts w:ascii="Arial" w:eastAsia="Arial" w:hAnsi="Arial" w:cs="Arial"/>
                <w:sz w:val="24"/>
                <w:szCs w:val="24"/>
              </w:rPr>
              <w:t>Industrial: a proposed offline monitoring solution for motors, fans and pumps that can operate without continuous cloud connectivity and provide local LED-based normal/anomaly indications.</w:t>
            </w:r>
          </w:p>
          <w:p w14:paraId="2112D991" w14:textId="77777777" w:rsidR="00197E58" w:rsidRPr="00197E58" w:rsidRDefault="00197E58" w:rsidP="00197E58">
            <w:pPr>
              <w:spacing w:before="60" w:after="60" w:line="276" w:lineRule="auto"/>
              <w:rPr>
                <w:rFonts w:ascii="Arial" w:eastAsia="Arial" w:hAnsi="Arial" w:cs="Arial"/>
                <w:sz w:val="24"/>
                <w:szCs w:val="24"/>
              </w:rPr>
            </w:pPr>
          </w:p>
          <w:p w14:paraId="5AB79DAD" w14:textId="77777777" w:rsidR="00197E58" w:rsidRDefault="00197E58" w:rsidP="00197E58">
            <w:pPr>
              <w:spacing w:before="60" w:after="60" w:line="276" w:lineRule="auto"/>
              <w:rPr>
                <w:rFonts w:ascii="Arial" w:eastAsia="Arial" w:hAnsi="Arial" w:cs="Arial"/>
                <w:sz w:val="24"/>
                <w:szCs w:val="24"/>
              </w:rPr>
            </w:pPr>
            <w:r>
              <w:rPr>
                <w:rFonts w:ascii="Arial" w:eastAsia="Arial" w:hAnsi="Arial" w:cs="Arial"/>
                <w:sz w:val="24"/>
                <w:szCs w:val="24"/>
              </w:rPr>
              <w:t xml:space="preserve">Academic: practical experience in TinyML, digital signal processing, sensor fusion, </w:t>
            </w:r>
            <w:r>
              <w:rPr>
                <w:rFonts w:ascii="Arial" w:eastAsia="Arial" w:hAnsi="Arial" w:cs="Arial"/>
                <w:sz w:val="24"/>
                <w:szCs w:val="24"/>
              </w:rPr>
              <w:lastRenderedPageBreak/>
              <w:t>embedded systems and unsupervised anomaly detection. The project will produce documented experimental results and a technical report, with a research manuscript targeted for conference submission.</w:t>
            </w:r>
          </w:p>
          <w:p w14:paraId="600CBC26" w14:textId="77777777" w:rsidR="00197E58" w:rsidRPr="00197E58" w:rsidRDefault="00197E58" w:rsidP="00197E58">
            <w:pPr>
              <w:spacing w:before="60" w:after="60" w:line="276" w:lineRule="auto"/>
              <w:rPr>
                <w:rFonts w:ascii="Arial" w:eastAsia="Arial" w:hAnsi="Arial" w:cs="Arial"/>
                <w:sz w:val="24"/>
                <w:szCs w:val="24"/>
              </w:rPr>
            </w:pPr>
          </w:p>
          <w:p w14:paraId="5128DD2C" w14:textId="77777777" w:rsidR="00197E58" w:rsidRPr="00197E58" w:rsidRDefault="00197E58" w:rsidP="00197E58">
            <w:pPr>
              <w:spacing w:before="60" w:after="60" w:line="276" w:lineRule="auto"/>
              <w:rPr>
                <w:rFonts w:ascii="Arial" w:eastAsia="Arial" w:hAnsi="Arial" w:cs="Arial"/>
                <w:sz w:val="24"/>
                <w:szCs w:val="24"/>
              </w:rPr>
            </w:pPr>
            <w:r>
              <w:rPr>
                <w:rFonts w:ascii="Arial" w:eastAsia="Arial" w:hAnsi="Arial" w:cs="Arial"/>
                <w:sz w:val="24"/>
                <w:szCs w:val="24"/>
              </w:rPr>
              <w:t>Potential users: small and medium-sized manufacturing enterprises (MSMEs), small factory owners, machine operators, maintenance technicians and industrial maintenance teams seeking an affordable machine-condition monitoring solution.</w:t>
            </w:r>
          </w:p>
          <w:p w14:paraId="26C7A7EF" w14:textId="4B4FE154" w:rsidR="006038CC" w:rsidRDefault="006038CC" w:rsidP="006450B5">
            <w:pPr>
              <w:spacing w:before="60" w:after="60" w:line="276" w:lineRule="auto"/>
              <w:rPr>
                <w:rFonts w:ascii="Arial" w:eastAsia="Arial" w:hAnsi="Arial" w:cs="Arial"/>
                <w:sz w:val="24"/>
                <w:szCs w:val="24"/>
              </w:rPr>
            </w:pPr>
          </w:p>
        </w:tc>
      </w:tr>
      <w:tr w:rsidR="006038CC" w14:paraId="0C304ABA" w14:textId="77777777" w:rsidTr="002E521A">
        <w:trPr>
          <w:trHeight w:val="1795"/>
        </w:trPr>
        <w:tc>
          <w:tcPr>
            <w:tcW w:w="403" w:type="dxa"/>
          </w:tcPr>
          <w:p w14:paraId="26B5B116"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23576D4A" w14:textId="77777777" w:rsidR="006038CC" w:rsidRPr="006450B5" w:rsidRDefault="00404C5B" w:rsidP="006450B5">
            <w:pPr>
              <w:pStyle w:val="NormalWeb"/>
              <w:ind w:left="0" w:hanging="2"/>
              <w:rPr>
                <w:rFonts w:eastAsia="Times New Roman" w:cs="Times New Roman"/>
                <w:color w:val="auto"/>
                <w:position w:val="0"/>
                <w:lang w:val="en-IN" w:eastAsia="en-IN"/>
              </w:rPr>
            </w:pPr>
            <w:r>
              <w:rPr>
                <w:rFonts w:ascii="Arial" w:eastAsia="Arial" w:hAnsi="Arial" w:cs="Arial"/>
                <w:b/>
                <w:bCs/>
                <w:color w:val="0000FF"/>
              </w:rPr>
              <w:t xml:space="preserve">Relevance: </w:t>
            </w:r>
            <w:r>
              <w:rPr>
                <w:rFonts w:ascii="Arial" w:eastAsia="Arial" w:hAnsi="Arial" w:cs="Arial"/>
                <w:b/>
                <w:bCs/>
                <w:color w:val="000000" w:themeColor="text1"/>
              </w:rPr>
              <w:t>(</w:t>
            </w:r>
            <w:r>
              <w:rPr>
                <w:rFonts w:ascii="Arial" w:eastAsia="Times New Roman" w:hAnsi="Arial" w:cs="Arial"/>
                <w:color w:val="000000" w:themeColor="text1"/>
                <w:position w:val="0"/>
                <w:lang w:val="en-IN" w:eastAsia="en-IN"/>
              </w:rPr>
              <w:t>SDG, KARNATAKA PRIORITY SECTOR, MSME, MANUFACTURING, DIGITAL INDIA</w:t>
            </w:r>
            <w:r>
              <w:rPr>
                <w:rFonts w:ascii="Arial" w:eastAsia="Arial" w:hAnsi="Arial" w:cs="Arial"/>
                <w:b/>
                <w:bCs/>
                <w:color w:val="000000" w:themeColor="text1"/>
              </w:rPr>
              <w:t>)</w:t>
            </w:r>
          </w:p>
          <w:p w14:paraId="6C08709E" w14:textId="77777777" w:rsidR="000612C3" w:rsidRPr="000612C3" w:rsidRDefault="00404C5B">
            <w:pPr>
              <w:spacing w:before="60" w:after="60"/>
              <w:rPr>
                <w:rFonts w:ascii="Arial" w:eastAsia="Arial" w:hAnsi="Arial" w:cs="Arial"/>
                <w:b/>
                <w:bCs/>
                <w:sz w:val="24"/>
                <w:szCs w:val="24"/>
              </w:rPr>
            </w:pPr>
            <w:r>
              <w:rPr>
                <w:rFonts w:ascii="Arial" w:eastAsia="Arial" w:hAnsi="Arial" w:cs="Arial"/>
                <w:b/>
                <w:bCs/>
                <w:sz w:val="24"/>
                <w:szCs w:val="24"/>
              </w:rPr>
              <w:t xml:space="preserve">Tick wherever applicable </w:t>
            </w:r>
          </w:p>
          <w:p w14:paraId="1AD55B35" w14:textId="77777777" w:rsidR="006038CC" w:rsidRDefault="000612C3">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sym w:font="Wingdings" w:char="F0FC"/>
            </w:r>
            <w:r>
              <w:rPr>
                <w:rFonts w:ascii="Arial" w:eastAsia="Arial" w:hAnsi="Arial" w:cs="Arial"/>
                <w:b/>
                <w:bCs/>
                <w:sz w:val="24"/>
                <w:szCs w:val="24"/>
              </w:rPr>
              <w:t>SDGs (Sustainable Development Goals)</w:t>
            </w:r>
          </w:p>
          <w:p w14:paraId="0618B2D6"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Karnataka Priority Sector</w:t>
            </w:r>
          </w:p>
          <w:p w14:paraId="7C916027"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Rural Development</w:t>
            </w:r>
          </w:p>
          <w:p w14:paraId="7022C302" w14:textId="3E39913B" w:rsidR="006038CC" w:rsidRDefault="009D39A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sym w:font="Wingdings" w:char="F0FC"/>
            </w:r>
            <w:r>
              <w:rPr>
                <w:rFonts w:ascii="Arial" w:eastAsia="Arial" w:hAnsi="Arial" w:cs="Arial"/>
                <w:b/>
                <w:bCs/>
                <w:sz w:val="24"/>
                <w:szCs w:val="24"/>
              </w:rPr>
              <w:tab/>
              <w:t>MSME</w:t>
            </w:r>
          </w:p>
          <w:p w14:paraId="00A013E6"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Agriculture</w:t>
            </w:r>
          </w:p>
          <w:p w14:paraId="18280EE3"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Healthcare</w:t>
            </w:r>
          </w:p>
          <w:p w14:paraId="53CFD403" w14:textId="77777777" w:rsidR="006038CC" w:rsidRDefault="000612C3">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sym w:font="Wingdings" w:char="F0FC"/>
            </w:r>
            <w:r>
              <w:rPr>
                <w:rFonts w:ascii="Arial" w:eastAsia="Arial" w:hAnsi="Arial" w:cs="Arial"/>
                <w:b/>
                <w:bCs/>
                <w:sz w:val="24"/>
                <w:szCs w:val="24"/>
              </w:rPr>
              <w:tab/>
              <w:t>Water</w:t>
            </w:r>
          </w:p>
          <w:p w14:paraId="6705493F" w14:textId="77777777" w:rsidR="006038CC" w:rsidRDefault="000612C3">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sym w:font="Wingdings" w:char="F0FC"/>
            </w:r>
            <w:r>
              <w:rPr>
                <w:rFonts w:ascii="Arial" w:eastAsia="Arial" w:hAnsi="Arial" w:cs="Arial"/>
                <w:b/>
                <w:bCs/>
                <w:sz w:val="24"/>
                <w:szCs w:val="24"/>
              </w:rPr>
              <w:tab/>
              <w:t>Environment</w:t>
            </w:r>
          </w:p>
          <w:p w14:paraId="50D7E96D" w14:textId="77777777" w:rsidR="006038CC" w:rsidRDefault="000612C3">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sym w:font="Wingdings" w:char="F0FC"/>
            </w:r>
            <w:r>
              <w:rPr>
                <w:rFonts w:ascii="Arial" w:eastAsia="Arial" w:hAnsi="Arial" w:cs="Arial"/>
                <w:b/>
                <w:bCs/>
                <w:sz w:val="24"/>
                <w:szCs w:val="24"/>
              </w:rPr>
              <w:tab/>
              <w:t>Climate</w:t>
            </w:r>
          </w:p>
          <w:p w14:paraId="0622D7E3"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Manufacturing</w:t>
            </w:r>
          </w:p>
          <w:p w14:paraId="01C0D86A"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Smart Cities</w:t>
            </w:r>
          </w:p>
          <w:p w14:paraId="5E3B0FC8"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Digital India</w:t>
            </w:r>
          </w:p>
          <w:p w14:paraId="1AD94B1F"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Startup</w:t>
            </w:r>
          </w:p>
          <w:p w14:paraId="1D23981D" w14:textId="77777777" w:rsidR="006038CC" w:rsidRDefault="00404C5B">
            <w:pPr>
              <w:tabs>
                <w:tab w:val="left" w:pos="567"/>
              </w:tabs>
              <w:spacing w:before="60" w:after="60"/>
              <w:ind w:left="567" w:hanging="142"/>
              <w:rPr>
                <w:rFonts w:ascii="Arial" w:eastAsia="Arial" w:hAnsi="Arial" w:cs="Arial"/>
                <w:sz w:val="24"/>
                <w:szCs w:val="24"/>
              </w:rPr>
            </w:pPr>
            <w:r>
              <w:rPr>
                <w:rFonts w:ascii="Arial" w:eastAsia="Arial" w:hAnsi="Arial" w:cs="Arial"/>
                <w:b/>
                <w:bCs/>
                <w:sz w:val="24"/>
                <w:szCs w:val="24"/>
              </w:rPr>
              <w:t>□</w:t>
            </w:r>
            <w:r>
              <w:rPr>
                <w:rFonts w:ascii="Arial" w:eastAsia="Arial" w:hAnsi="Arial" w:cs="Arial"/>
                <w:b/>
                <w:bCs/>
                <w:sz w:val="24"/>
                <w:szCs w:val="24"/>
              </w:rPr>
              <w:tab/>
              <w:t>Women Empowerment</w:t>
            </w:r>
          </w:p>
          <w:p w14:paraId="798F5EAF" w14:textId="77777777" w:rsidR="006038CC" w:rsidRDefault="00404C5B">
            <w:pPr>
              <w:tabs>
                <w:tab w:val="left" w:pos="567"/>
              </w:tabs>
              <w:spacing w:before="60" w:after="60"/>
              <w:ind w:left="567" w:hanging="142"/>
              <w:rPr>
                <w:rFonts w:ascii="Arial" w:eastAsia="Arial" w:hAnsi="Arial" w:cs="Arial"/>
                <w:sz w:val="24"/>
                <w:szCs w:val="24"/>
                <w:u w:val="single"/>
              </w:rPr>
            </w:pPr>
            <w:r>
              <w:rPr>
                <w:rFonts w:ascii="Arial" w:eastAsia="Arial" w:hAnsi="Arial" w:cs="Arial"/>
                <w:b/>
                <w:bCs/>
                <w:sz w:val="24"/>
                <w:szCs w:val="24"/>
              </w:rPr>
              <w:t>□</w:t>
            </w:r>
            <w:r>
              <w:rPr>
                <w:rFonts w:ascii="Arial" w:eastAsia="Arial" w:hAnsi="Arial" w:cs="Arial"/>
                <w:b/>
                <w:bCs/>
                <w:sz w:val="24"/>
                <w:szCs w:val="24"/>
              </w:rPr>
              <w:tab/>
              <w:t xml:space="preserve">Others (Please Specify):                                      </w:t>
            </w:r>
          </w:p>
        </w:tc>
      </w:tr>
      <w:tr w:rsidR="006038CC" w14:paraId="16295AC2" w14:textId="77777777" w:rsidTr="002E521A">
        <w:trPr>
          <w:trHeight w:val="411"/>
        </w:trPr>
        <w:tc>
          <w:tcPr>
            <w:tcW w:w="403" w:type="dxa"/>
          </w:tcPr>
          <w:p w14:paraId="33AF6B75"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6BBA2F95" w14:textId="7DDA8825" w:rsidR="006038CC" w:rsidRDefault="00404C5B">
            <w:pPr>
              <w:spacing w:before="60" w:after="60"/>
              <w:rPr>
                <w:rFonts w:ascii="Arial" w:eastAsia="Arial" w:hAnsi="Arial" w:cs="Arial"/>
                <w:b/>
                <w:bCs/>
                <w:color w:val="0000FF"/>
                <w:sz w:val="24"/>
                <w:szCs w:val="24"/>
              </w:rPr>
            </w:pPr>
            <w:r>
              <w:rPr>
                <w:rFonts w:ascii="Arial" w:eastAsia="Arial" w:hAnsi="Arial" w:cs="Arial"/>
                <w:b/>
                <w:bCs/>
                <w:color w:val="0000FF"/>
                <w:sz w:val="24"/>
                <w:szCs w:val="24"/>
              </w:rPr>
              <w:t xml:space="preserve">Work </w:t>
            </w:r>
            <w:proofErr w:type="gramStart"/>
            <w:r>
              <w:rPr>
                <w:rFonts w:ascii="Arial" w:eastAsia="Arial" w:hAnsi="Arial" w:cs="Arial"/>
                <w:b/>
                <w:bCs/>
                <w:color w:val="0000FF"/>
                <w:sz w:val="24"/>
                <w:szCs w:val="24"/>
              </w:rPr>
              <w:t>Plan :</w:t>
            </w:r>
            <w:proofErr w:type="gramEnd"/>
          </w:p>
          <w:p w14:paraId="1CE78B4A" w14:textId="77777777" w:rsidR="002D7582" w:rsidRDefault="002D7582">
            <w:pPr>
              <w:spacing w:before="60" w:after="60"/>
              <w:rPr>
                <w:rFonts w:ascii="Arial" w:eastAsia="Arial" w:hAnsi="Arial" w:cs="Arial"/>
                <w:color w:val="0000FF"/>
                <w:sz w:val="24"/>
                <w:szCs w:val="24"/>
              </w:rPr>
            </w:pPr>
          </w:p>
          <w:tbl>
            <w:tblPr>
              <w:tblW w:w="867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300"/>
              <w:gridCol w:w="1276"/>
              <w:gridCol w:w="1276"/>
              <w:gridCol w:w="1275"/>
              <w:gridCol w:w="1276"/>
            </w:tblGrid>
            <w:tr w:rsidR="006038CC" w14:paraId="3944DDC2" w14:textId="77777777" w:rsidTr="006A3BB2">
              <w:tc>
                <w:tcPr>
                  <w:tcW w:w="2269" w:type="dxa"/>
                  <w:vAlign w:val="center"/>
                </w:tcPr>
                <w:p w14:paraId="60C05D4A" w14:textId="77777777" w:rsidR="006038CC" w:rsidRDefault="00404C5B">
                  <w:pPr>
                    <w:spacing w:before="60" w:after="60"/>
                    <w:rPr>
                      <w:rFonts w:ascii="Arial" w:eastAsia="Arial" w:hAnsi="Arial" w:cs="Arial"/>
                    </w:rPr>
                  </w:pPr>
                  <w:r>
                    <w:rPr>
                      <w:rFonts w:ascii="Arial" w:eastAsia="Arial" w:hAnsi="Arial" w:cs="Arial"/>
                      <w:b/>
                      <w:bCs/>
                    </w:rPr>
                    <w:t>Activity</w:t>
                  </w:r>
                </w:p>
              </w:tc>
              <w:tc>
                <w:tcPr>
                  <w:tcW w:w="1300" w:type="dxa"/>
                  <w:vAlign w:val="center"/>
                </w:tcPr>
                <w:p w14:paraId="4EC7CAF4" w14:textId="77777777" w:rsidR="006038CC" w:rsidRDefault="00404C5B">
                  <w:pPr>
                    <w:spacing w:before="60" w:after="60"/>
                    <w:jc w:val="center"/>
                    <w:rPr>
                      <w:rFonts w:ascii="Arial" w:eastAsia="Arial" w:hAnsi="Arial" w:cs="Arial"/>
                    </w:rPr>
                  </w:pPr>
                  <w:r>
                    <w:rPr>
                      <w:rFonts w:ascii="Arial" w:eastAsia="Arial" w:hAnsi="Arial" w:cs="Arial"/>
                      <w:b/>
                      <w:bCs/>
                    </w:rPr>
                    <w:t>Month 1</w:t>
                  </w:r>
                </w:p>
              </w:tc>
              <w:tc>
                <w:tcPr>
                  <w:tcW w:w="1276" w:type="dxa"/>
                  <w:vAlign w:val="center"/>
                </w:tcPr>
                <w:p w14:paraId="61C1E222" w14:textId="77777777" w:rsidR="006038CC" w:rsidRDefault="00404C5B">
                  <w:pPr>
                    <w:spacing w:before="60" w:after="60"/>
                    <w:jc w:val="center"/>
                    <w:rPr>
                      <w:rFonts w:ascii="Arial" w:eastAsia="Arial" w:hAnsi="Arial" w:cs="Arial"/>
                    </w:rPr>
                  </w:pPr>
                  <w:r>
                    <w:rPr>
                      <w:rFonts w:ascii="Arial" w:eastAsia="Arial" w:hAnsi="Arial" w:cs="Arial"/>
                      <w:b/>
                      <w:bCs/>
                    </w:rPr>
                    <w:t>Month 2</w:t>
                  </w:r>
                </w:p>
              </w:tc>
              <w:tc>
                <w:tcPr>
                  <w:tcW w:w="1276" w:type="dxa"/>
                  <w:vAlign w:val="center"/>
                </w:tcPr>
                <w:p w14:paraId="660D16FA" w14:textId="77777777" w:rsidR="006038CC" w:rsidRDefault="00404C5B">
                  <w:pPr>
                    <w:spacing w:before="60" w:after="60"/>
                    <w:jc w:val="center"/>
                    <w:rPr>
                      <w:rFonts w:ascii="Arial" w:eastAsia="Arial" w:hAnsi="Arial" w:cs="Arial"/>
                    </w:rPr>
                  </w:pPr>
                  <w:r>
                    <w:rPr>
                      <w:rFonts w:ascii="Arial" w:eastAsia="Arial" w:hAnsi="Arial" w:cs="Arial"/>
                      <w:b/>
                      <w:bCs/>
                    </w:rPr>
                    <w:t>Month 3</w:t>
                  </w:r>
                </w:p>
              </w:tc>
              <w:tc>
                <w:tcPr>
                  <w:tcW w:w="1275" w:type="dxa"/>
                  <w:vAlign w:val="center"/>
                </w:tcPr>
                <w:p w14:paraId="1F3772DA" w14:textId="77777777" w:rsidR="006038CC" w:rsidRDefault="00404C5B">
                  <w:pPr>
                    <w:spacing w:before="60" w:after="60"/>
                    <w:jc w:val="center"/>
                    <w:rPr>
                      <w:rFonts w:ascii="Arial" w:eastAsia="Arial" w:hAnsi="Arial" w:cs="Arial"/>
                    </w:rPr>
                  </w:pPr>
                  <w:r>
                    <w:rPr>
                      <w:rFonts w:ascii="Arial" w:eastAsia="Arial" w:hAnsi="Arial" w:cs="Arial"/>
                      <w:b/>
                      <w:bCs/>
                    </w:rPr>
                    <w:t>Month 4</w:t>
                  </w:r>
                </w:p>
              </w:tc>
              <w:tc>
                <w:tcPr>
                  <w:tcW w:w="1276" w:type="dxa"/>
                  <w:vAlign w:val="center"/>
                </w:tcPr>
                <w:p w14:paraId="2D3DDC9A" w14:textId="77777777" w:rsidR="006038CC" w:rsidRDefault="00404C5B">
                  <w:pPr>
                    <w:spacing w:before="60" w:after="60"/>
                    <w:jc w:val="center"/>
                    <w:rPr>
                      <w:rFonts w:ascii="Arial" w:eastAsia="Arial" w:hAnsi="Arial" w:cs="Arial"/>
                    </w:rPr>
                  </w:pPr>
                  <w:r>
                    <w:rPr>
                      <w:rFonts w:ascii="Arial" w:eastAsia="Arial" w:hAnsi="Arial" w:cs="Arial"/>
                      <w:b/>
                      <w:bCs/>
                    </w:rPr>
                    <w:t>Month 5</w:t>
                  </w:r>
                </w:p>
              </w:tc>
            </w:tr>
            <w:tr w:rsidR="006038CC" w14:paraId="6B89DEF7" w14:textId="77777777" w:rsidTr="006A3BB2">
              <w:tc>
                <w:tcPr>
                  <w:tcW w:w="2269" w:type="dxa"/>
                  <w:vAlign w:val="center"/>
                </w:tcPr>
                <w:p w14:paraId="21FC1ED7" w14:textId="77777777" w:rsidR="006038CC" w:rsidRDefault="00404C5B">
                  <w:pPr>
                    <w:spacing w:before="60" w:after="60"/>
                    <w:rPr>
                      <w:rFonts w:ascii="Arial" w:eastAsia="Arial" w:hAnsi="Arial" w:cs="Arial"/>
                    </w:rPr>
                  </w:pPr>
                  <w:r>
                    <w:rPr>
                      <w:rFonts w:ascii="Arial" w:eastAsia="Arial" w:hAnsi="Arial" w:cs="Arial"/>
                      <w:b/>
                      <w:bCs/>
                    </w:rPr>
                    <w:t>Literature Survey</w:t>
                  </w:r>
                </w:p>
              </w:tc>
              <w:tc>
                <w:tcPr>
                  <w:tcW w:w="1300" w:type="dxa"/>
                </w:tcPr>
                <w:p w14:paraId="6037DCE5"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276" w:type="dxa"/>
                </w:tcPr>
                <w:p w14:paraId="5A221F45" w14:textId="77777777" w:rsidR="006038CC" w:rsidRDefault="006038CC">
                  <w:pPr>
                    <w:spacing w:before="60" w:after="60"/>
                    <w:rPr>
                      <w:rFonts w:ascii="Arial" w:eastAsia="Arial" w:hAnsi="Arial" w:cs="Arial"/>
                    </w:rPr>
                  </w:pPr>
                </w:p>
              </w:tc>
              <w:tc>
                <w:tcPr>
                  <w:tcW w:w="1276" w:type="dxa"/>
                </w:tcPr>
                <w:p w14:paraId="6A16915A" w14:textId="77777777" w:rsidR="006038CC" w:rsidRDefault="006038CC">
                  <w:pPr>
                    <w:spacing w:before="60" w:after="60"/>
                    <w:rPr>
                      <w:rFonts w:ascii="Arial" w:eastAsia="Arial" w:hAnsi="Arial" w:cs="Arial"/>
                    </w:rPr>
                  </w:pPr>
                </w:p>
              </w:tc>
              <w:tc>
                <w:tcPr>
                  <w:tcW w:w="1275" w:type="dxa"/>
                </w:tcPr>
                <w:p w14:paraId="7ED30A20" w14:textId="77777777" w:rsidR="006038CC" w:rsidRDefault="006038CC">
                  <w:pPr>
                    <w:spacing w:before="60" w:after="60"/>
                    <w:rPr>
                      <w:rFonts w:ascii="Arial" w:eastAsia="Arial" w:hAnsi="Arial" w:cs="Arial"/>
                    </w:rPr>
                  </w:pPr>
                </w:p>
              </w:tc>
              <w:tc>
                <w:tcPr>
                  <w:tcW w:w="1276" w:type="dxa"/>
                </w:tcPr>
                <w:p w14:paraId="01386511" w14:textId="77777777" w:rsidR="006038CC" w:rsidRDefault="006038CC">
                  <w:pPr>
                    <w:spacing w:before="60" w:after="60"/>
                    <w:rPr>
                      <w:rFonts w:ascii="Arial" w:eastAsia="Arial" w:hAnsi="Arial" w:cs="Arial"/>
                    </w:rPr>
                  </w:pPr>
                </w:p>
              </w:tc>
            </w:tr>
            <w:tr w:rsidR="006038CC" w14:paraId="2B1549EC" w14:textId="77777777" w:rsidTr="006A3BB2">
              <w:tc>
                <w:tcPr>
                  <w:tcW w:w="2269" w:type="dxa"/>
                  <w:vAlign w:val="center"/>
                </w:tcPr>
                <w:p w14:paraId="233BA6DD" w14:textId="77777777" w:rsidR="006038CC" w:rsidRDefault="00404C5B">
                  <w:pPr>
                    <w:spacing w:before="60" w:after="60"/>
                    <w:rPr>
                      <w:rFonts w:ascii="Arial" w:eastAsia="Arial" w:hAnsi="Arial" w:cs="Arial"/>
                    </w:rPr>
                  </w:pPr>
                  <w:r>
                    <w:rPr>
                      <w:rFonts w:ascii="Arial" w:eastAsia="Arial" w:hAnsi="Arial" w:cs="Arial"/>
                      <w:b/>
                      <w:bCs/>
                    </w:rPr>
                    <w:t>Design</w:t>
                  </w:r>
                </w:p>
              </w:tc>
              <w:tc>
                <w:tcPr>
                  <w:tcW w:w="1300" w:type="dxa"/>
                </w:tcPr>
                <w:p w14:paraId="427D3856"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276" w:type="dxa"/>
                </w:tcPr>
                <w:p w14:paraId="58E72317" w14:textId="77777777" w:rsidR="006038CC" w:rsidRDefault="006038CC">
                  <w:pPr>
                    <w:spacing w:before="60" w:after="60"/>
                    <w:rPr>
                      <w:rFonts w:ascii="Arial" w:eastAsia="Arial" w:hAnsi="Arial" w:cs="Arial"/>
                    </w:rPr>
                  </w:pPr>
                </w:p>
              </w:tc>
              <w:tc>
                <w:tcPr>
                  <w:tcW w:w="1276" w:type="dxa"/>
                </w:tcPr>
                <w:p w14:paraId="363A201E" w14:textId="77777777" w:rsidR="006038CC" w:rsidRDefault="006038CC">
                  <w:pPr>
                    <w:spacing w:before="60" w:after="60"/>
                    <w:rPr>
                      <w:rFonts w:ascii="Arial" w:eastAsia="Arial" w:hAnsi="Arial" w:cs="Arial"/>
                    </w:rPr>
                  </w:pPr>
                </w:p>
              </w:tc>
              <w:tc>
                <w:tcPr>
                  <w:tcW w:w="1275" w:type="dxa"/>
                </w:tcPr>
                <w:p w14:paraId="6EEEF4EA" w14:textId="77777777" w:rsidR="006038CC" w:rsidRDefault="006038CC">
                  <w:pPr>
                    <w:spacing w:before="60" w:after="60"/>
                    <w:rPr>
                      <w:rFonts w:ascii="Arial" w:eastAsia="Arial" w:hAnsi="Arial" w:cs="Arial"/>
                    </w:rPr>
                  </w:pPr>
                </w:p>
              </w:tc>
              <w:tc>
                <w:tcPr>
                  <w:tcW w:w="1276" w:type="dxa"/>
                </w:tcPr>
                <w:p w14:paraId="6036A2ED" w14:textId="77777777" w:rsidR="006038CC" w:rsidRDefault="006038CC">
                  <w:pPr>
                    <w:spacing w:before="60" w:after="60"/>
                    <w:rPr>
                      <w:rFonts w:ascii="Arial" w:eastAsia="Arial" w:hAnsi="Arial" w:cs="Arial"/>
                    </w:rPr>
                  </w:pPr>
                </w:p>
              </w:tc>
            </w:tr>
            <w:tr w:rsidR="006038CC" w14:paraId="35A308A4" w14:textId="77777777" w:rsidTr="006A3BB2">
              <w:tc>
                <w:tcPr>
                  <w:tcW w:w="2269" w:type="dxa"/>
                  <w:vAlign w:val="center"/>
                </w:tcPr>
                <w:p w14:paraId="6AC1A4D2" w14:textId="77777777" w:rsidR="006038CC" w:rsidRDefault="00404C5B">
                  <w:pPr>
                    <w:spacing w:before="60" w:after="60"/>
                    <w:rPr>
                      <w:rFonts w:ascii="Arial" w:eastAsia="Arial" w:hAnsi="Arial" w:cs="Arial"/>
                    </w:rPr>
                  </w:pPr>
                  <w:r>
                    <w:rPr>
                      <w:rFonts w:ascii="Arial" w:eastAsia="Arial" w:hAnsi="Arial" w:cs="Arial"/>
                      <w:b/>
                      <w:bCs/>
                    </w:rPr>
                    <w:t>Development</w:t>
                  </w:r>
                </w:p>
              </w:tc>
              <w:tc>
                <w:tcPr>
                  <w:tcW w:w="1300" w:type="dxa"/>
                </w:tcPr>
                <w:p w14:paraId="21DCEE13" w14:textId="77777777" w:rsidR="006038CC" w:rsidRDefault="006038CC">
                  <w:pPr>
                    <w:spacing w:before="60" w:after="60"/>
                    <w:rPr>
                      <w:rFonts w:ascii="Arial" w:eastAsia="Arial" w:hAnsi="Arial" w:cs="Arial"/>
                    </w:rPr>
                  </w:pPr>
                </w:p>
              </w:tc>
              <w:tc>
                <w:tcPr>
                  <w:tcW w:w="1276" w:type="dxa"/>
                </w:tcPr>
                <w:p w14:paraId="33A603F4"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276" w:type="dxa"/>
                </w:tcPr>
                <w:p w14:paraId="02F27233"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275" w:type="dxa"/>
                </w:tcPr>
                <w:p w14:paraId="2A13B7BD" w14:textId="77777777" w:rsidR="006038CC" w:rsidRDefault="006038CC">
                  <w:pPr>
                    <w:spacing w:before="60" w:after="60"/>
                    <w:rPr>
                      <w:rFonts w:ascii="Arial" w:eastAsia="Arial" w:hAnsi="Arial" w:cs="Arial"/>
                    </w:rPr>
                  </w:pPr>
                </w:p>
              </w:tc>
              <w:tc>
                <w:tcPr>
                  <w:tcW w:w="1276" w:type="dxa"/>
                </w:tcPr>
                <w:p w14:paraId="517CA3C1" w14:textId="77777777" w:rsidR="006038CC" w:rsidRDefault="006038CC">
                  <w:pPr>
                    <w:spacing w:before="60" w:after="60"/>
                    <w:rPr>
                      <w:rFonts w:ascii="Arial" w:eastAsia="Arial" w:hAnsi="Arial" w:cs="Arial"/>
                    </w:rPr>
                  </w:pPr>
                </w:p>
              </w:tc>
            </w:tr>
            <w:tr w:rsidR="006038CC" w14:paraId="57EBA4E3" w14:textId="77777777" w:rsidTr="006A3BB2">
              <w:tc>
                <w:tcPr>
                  <w:tcW w:w="2269" w:type="dxa"/>
                  <w:vAlign w:val="center"/>
                </w:tcPr>
                <w:p w14:paraId="4A8F5A23" w14:textId="77777777" w:rsidR="006038CC" w:rsidRDefault="00404C5B">
                  <w:pPr>
                    <w:spacing w:before="60" w:after="60"/>
                    <w:rPr>
                      <w:rFonts w:ascii="Arial" w:eastAsia="Arial" w:hAnsi="Arial" w:cs="Arial"/>
                    </w:rPr>
                  </w:pPr>
                  <w:r>
                    <w:rPr>
                      <w:rFonts w:ascii="Arial" w:eastAsia="Arial" w:hAnsi="Arial" w:cs="Arial"/>
                      <w:b/>
                      <w:bCs/>
                    </w:rPr>
                    <w:t>Testing</w:t>
                  </w:r>
                </w:p>
              </w:tc>
              <w:tc>
                <w:tcPr>
                  <w:tcW w:w="1300" w:type="dxa"/>
                </w:tcPr>
                <w:p w14:paraId="7881D364" w14:textId="77777777" w:rsidR="006038CC" w:rsidRDefault="006038CC">
                  <w:pPr>
                    <w:spacing w:before="60" w:after="60"/>
                    <w:rPr>
                      <w:rFonts w:ascii="Arial" w:eastAsia="Arial" w:hAnsi="Arial" w:cs="Arial"/>
                    </w:rPr>
                  </w:pPr>
                </w:p>
              </w:tc>
              <w:tc>
                <w:tcPr>
                  <w:tcW w:w="1276" w:type="dxa"/>
                </w:tcPr>
                <w:p w14:paraId="2797AC00" w14:textId="77777777" w:rsidR="006038CC" w:rsidRDefault="006038CC">
                  <w:pPr>
                    <w:spacing w:before="60" w:after="60"/>
                    <w:rPr>
                      <w:rFonts w:ascii="Arial" w:eastAsia="Arial" w:hAnsi="Arial" w:cs="Arial"/>
                    </w:rPr>
                  </w:pPr>
                </w:p>
              </w:tc>
              <w:tc>
                <w:tcPr>
                  <w:tcW w:w="1276" w:type="dxa"/>
                </w:tcPr>
                <w:p w14:paraId="00AE3B78" w14:textId="77777777" w:rsidR="006038CC" w:rsidRDefault="006038CC">
                  <w:pPr>
                    <w:spacing w:before="60" w:after="60"/>
                    <w:rPr>
                      <w:rFonts w:ascii="Arial" w:eastAsia="Arial" w:hAnsi="Arial" w:cs="Arial"/>
                    </w:rPr>
                  </w:pPr>
                </w:p>
              </w:tc>
              <w:tc>
                <w:tcPr>
                  <w:tcW w:w="1275" w:type="dxa"/>
                </w:tcPr>
                <w:p w14:paraId="372C184D"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276" w:type="dxa"/>
                </w:tcPr>
                <w:p w14:paraId="31AD142C" w14:textId="77777777" w:rsidR="006038CC" w:rsidRDefault="006038CC">
                  <w:pPr>
                    <w:spacing w:before="60" w:after="60"/>
                    <w:rPr>
                      <w:rFonts w:ascii="Arial" w:eastAsia="Arial" w:hAnsi="Arial" w:cs="Arial"/>
                    </w:rPr>
                  </w:pPr>
                </w:p>
              </w:tc>
            </w:tr>
            <w:tr w:rsidR="006038CC" w14:paraId="3E0B8C18" w14:textId="77777777" w:rsidTr="006A3BB2">
              <w:tc>
                <w:tcPr>
                  <w:tcW w:w="2269" w:type="dxa"/>
                  <w:vAlign w:val="center"/>
                </w:tcPr>
                <w:p w14:paraId="06218E8E" w14:textId="77777777" w:rsidR="006038CC" w:rsidRDefault="00404C5B">
                  <w:pPr>
                    <w:spacing w:before="60" w:after="60"/>
                    <w:rPr>
                      <w:rFonts w:ascii="Arial" w:eastAsia="Arial" w:hAnsi="Arial" w:cs="Arial"/>
                    </w:rPr>
                  </w:pPr>
                  <w:r>
                    <w:rPr>
                      <w:rFonts w:ascii="Arial" w:eastAsia="Arial" w:hAnsi="Arial" w:cs="Arial"/>
                      <w:b/>
                      <w:bCs/>
                    </w:rPr>
                    <w:t>Validation</w:t>
                  </w:r>
                </w:p>
              </w:tc>
              <w:tc>
                <w:tcPr>
                  <w:tcW w:w="1300" w:type="dxa"/>
                </w:tcPr>
                <w:p w14:paraId="50669B40" w14:textId="77777777" w:rsidR="006038CC" w:rsidRDefault="006038CC">
                  <w:pPr>
                    <w:spacing w:before="60" w:after="60"/>
                    <w:rPr>
                      <w:rFonts w:ascii="Arial" w:eastAsia="Arial" w:hAnsi="Arial" w:cs="Arial"/>
                    </w:rPr>
                  </w:pPr>
                </w:p>
              </w:tc>
              <w:tc>
                <w:tcPr>
                  <w:tcW w:w="1276" w:type="dxa"/>
                </w:tcPr>
                <w:p w14:paraId="0B5ED2E6" w14:textId="77777777" w:rsidR="006038CC" w:rsidRDefault="006038CC">
                  <w:pPr>
                    <w:spacing w:before="60" w:after="60"/>
                    <w:rPr>
                      <w:rFonts w:ascii="Arial" w:eastAsia="Arial" w:hAnsi="Arial" w:cs="Arial"/>
                    </w:rPr>
                  </w:pPr>
                </w:p>
              </w:tc>
              <w:tc>
                <w:tcPr>
                  <w:tcW w:w="1276" w:type="dxa"/>
                </w:tcPr>
                <w:p w14:paraId="4FCD8391" w14:textId="77777777" w:rsidR="006038CC" w:rsidRDefault="006038CC">
                  <w:pPr>
                    <w:spacing w:before="60" w:after="60"/>
                    <w:rPr>
                      <w:rFonts w:ascii="Arial" w:eastAsia="Arial" w:hAnsi="Arial" w:cs="Arial"/>
                    </w:rPr>
                  </w:pPr>
                </w:p>
              </w:tc>
              <w:tc>
                <w:tcPr>
                  <w:tcW w:w="1275" w:type="dxa"/>
                </w:tcPr>
                <w:p w14:paraId="1A3D2C7E"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c>
                <w:tcPr>
                  <w:tcW w:w="1276" w:type="dxa"/>
                </w:tcPr>
                <w:p w14:paraId="37E096F2" w14:textId="77777777" w:rsidR="006038CC" w:rsidRDefault="006038CC">
                  <w:pPr>
                    <w:spacing w:before="60" w:after="60"/>
                    <w:rPr>
                      <w:rFonts w:ascii="Arial" w:eastAsia="Arial" w:hAnsi="Arial" w:cs="Arial"/>
                    </w:rPr>
                  </w:pPr>
                </w:p>
              </w:tc>
            </w:tr>
            <w:tr w:rsidR="006038CC" w14:paraId="07AB362F" w14:textId="77777777" w:rsidTr="006A3BB2">
              <w:tc>
                <w:tcPr>
                  <w:tcW w:w="2269" w:type="dxa"/>
                  <w:vAlign w:val="center"/>
                </w:tcPr>
                <w:p w14:paraId="5C0A47D0" w14:textId="77777777" w:rsidR="006038CC" w:rsidRDefault="00404C5B">
                  <w:pPr>
                    <w:spacing w:before="60" w:after="60"/>
                    <w:rPr>
                      <w:rFonts w:ascii="Arial" w:eastAsia="Arial" w:hAnsi="Arial" w:cs="Arial"/>
                    </w:rPr>
                  </w:pPr>
                  <w:r>
                    <w:rPr>
                      <w:rFonts w:ascii="Arial" w:eastAsia="Arial" w:hAnsi="Arial" w:cs="Arial"/>
                      <w:b/>
                      <w:bCs/>
                    </w:rPr>
                    <w:t>Final Report</w:t>
                  </w:r>
                </w:p>
              </w:tc>
              <w:tc>
                <w:tcPr>
                  <w:tcW w:w="1300" w:type="dxa"/>
                </w:tcPr>
                <w:p w14:paraId="1171E143" w14:textId="77777777" w:rsidR="006038CC" w:rsidRDefault="006038CC">
                  <w:pPr>
                    <w:spacing w:before="60" w:after="60"/>
                    <w:rPr>
                      <w:rFonts w:ascii="Arial" w:eastAsia="Arial" w:hAnsi="Arial" w:cs="Arial"/>
                    </w:rPr>
                  </w:pPr>
                </w:p>
              </w:tc>
              <w:tc>
                <w:tcPr>
                  <w:tcW w:w="1276" w:type="dxa"/>
                </w:tcPr>
                <w:p w14:paraId="58DB93FE" w14:textId="77777777" w:rsidR="006038CC" w:rsidRDefault="006038CC">
                  <w:pPr>
                    <w:spacing w:before="60" w:after="60"/>
                    <w:rPr>
                      <w:rFonts w:ascii="Arial" w:eastAsia="Arial" w:hAnsi="Arial" w:cs="Arial"/>
                    </w:rPr>
                  </w:pPr>
                </w:p>
              </w:tc>
              <w:tc>
                <w:tcPr>
                  <w:tcW w:w="1276" w:type="dxa"/>
                </w:tcPr>
                <w:p w14:paraId="7AC94A24" w14:textId="77777777" w:rsidR="006038CC" w:rsidRDefault="006038CC">
                  <w:pPr>
                    <w:spacing w:before="60" w:after="60"/>
                    <w:rPr>
                      <w:rFonts w:ascii="Arial" w:eastAsia="Arial" w:hAnsi="Arial" w:cs="Arial"/>
                    </w:rPr>
                  </w:pPr>
                </w:p>
              </w:tc>
              <w:tc>
                <w:tcPr>
                  <w:tcW w:w="1275" w:type="dxa"/>
                </w:tcPr>
                <w:p w14:paraId="172E433D" w14:textId="77777777" w:rsidR="006038CC" w:rsidRDefault="006038CC">
                  <w:pPr>
                    <w:spacing w:before="60" w:after="60"/>
                    <w:rPr>
                      <w:rFonts w:ascii="Arial" w:eastAsia="Arial" w:hAnsi="Arial" w:cs="Arial"/>
                    </w:rPr>
                  </w:pPr>
                </w:p>
              </w:tc>
              <w:tc>
                <w:tcPr>
                  <w:tcW w:w="1276" w:type="dxa"/>
                </w:tcPr>
                <w:p w14:paraId="64D62DE2" w14:textId="77777777" w:rsidR="006038CC" w:rsidRDefault="000612C3">
                  <w:pPr>
                    <w:spacing w:before="60" w:after="60"/>
                    <w:rPr>
                      <w:rFonts w:ascii="Arial" w:eastAsia="Arial" w:hAnsi="Arial" w:cs="Arial"/>
                    </w:rPr>
                  </w:pPr>
                  <w:r>
                    <w:rPr>
                      <w:rFonts w:ascii="Arial" w:eastAsia="Arial" w:hAnsi="Arial" w:cs="Arial"/>
                      <w:b/>
                      <w:bCs/>
                      <w:sz w:val="24"/>
                      <w:szCs w:val="24"/>
                    </w:rPr>
                    <w:sym w:font="Wingdings" w:char="F0FC"/>
                  </w:r>
                </w:p>
              </w:tc>
            </w:tr>
          </w:tbl>
          <w:p w14:paraId="2CCE3709" w14:textId="77777777" w:rsidR="002D7582" w:rsidRDefault="002D7582">
            <w:pPr>
              <w:tabs>
                <w:tab w:val="left" w:pos="6990"/>
              </w:tabs>
              <w:spacing w:before="60" w:after="60"/>
              <w:rPr>
                <w:rFonts w:ascii="Arial" w:eastAsia="Arial" w:hAnsi="Arial" w:cs="Arial"/>
                <w:b/>
                <w:bCs/>
                <w:sz w:val="28"/>
                <w:szCs w:val="28"/>
              </w:rPr>
            </w:pPr>
          </w:p>
          <w:p w14:paraId="4E4A5EF2" w14:textId="5C692A75" w:rsidR="006038CC" w:rsidRDefault="00404C5B">
            <w:pPr>
              <w:tabs>
                <w:tab w:val="left" w:pos="6990"/>
              </w:tabs>
              <w:spacing w:before="60" w:after="60"/>
              <w:rPr>
                <w:rFonts w:ascii="Arial" w:eastAsia="Arial" w:hAnsi="Arial" w:cs="Arial"/>
                <w:sz w:val="28"/>
                <w:szCs w:val="28"/>
              </w:rPr>
            </w:pPr>
            <w:r>
              <w:rPr>
                <w:rFonts w:ascii="Arial" w:eastAsia="Arial" w:hAnsi="Arial" w:cs="Arial"/>
                <w:b/>
                <w:bCs/>
                <w:sz w:val="28"/>
                <w:szCs w:val="28"/>
              </w:rPr>
              <w:tab/>
            </w:r>
          </w:p>
        </w:tc>
      </w:tr>
      <w:tr w:rsidR="006038CC" w14:paraId="1957E216" w14:textId="77777777" w:rsidTr="006F5B3E">
        <w:tc>
          <w:tcPr>
            <w:tcW w:w="403" w:type="dxa"/>
          </w:tcPr>
          <w:p w14:paraId="4B8B8D15"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43B038D8" w14:textId="77777777" w:rsidR="006038CC" w:rsidRDefault="00404C5B">
            <w:pPr>
              <w:spacing w:before="60" w:after="60"/>
              <w:ind w:right="54"/>
              <w:rPr>
                <w:rFonts w:ascii="Arial" w:eastAsia="Arial" w:hAnsi="Arial" w:cs="Arial"/>
                <w:color w:val="0000FF"/>
              </w:rPr>
            </w:pPr>
            <w:r>
              <w:rPr>
                <w:rFonts w:ascii="Arial" w:eastAsia="Arial" w:hAnsi="Arial" w:cs="Arial"/>
                <w:b/>
                <w:bCs/>
                <w:color w:val="0000FF"/>
                <w:sz w:val="24"/>
                <w:szCs w:val="24"/>
              </w:rPr>
              <w:t xml:space="preserve">Facilities Available: </w:t>
            </w:r>
          </w:p>
          <w:p w14:paraId="35C98C8C" w14:textId="77777777" w:rsidR="006038CC" w:rsidRDefault="006038CC">
            <w:pPr>
              <w:spacing w:before="60" w:after="60"/>
              <w:rPr>
                <w:rFonts w:ascii="Arial" w:eastAsia="Arial" w:hAnsi="Arial" w:cs="Arial"/>
              </w:rPr>
            </w:pPr>
          </w:p>
          <w:tbl>
            <w:tblPr>
              <w:tblW w:w="8505"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3"/>
              <w:gridCol w:w="5102"/>
            </w:tblGrid>
            <w:tr w:rsidR="006038CC" w14:paraId="3487AAA2" w14:textId="77777777" w:rsidTr="00701AD8">
              <w:trPr>
                <w:trHeight w:val="70"/>
              </w:trPr>
              <w:tc>
                <w:tcPr>
                  <w:tcW w:w="3403" w:type="dxa"/>
                </w:tcPr>
                <w:p w14:paraId="1021A6F6"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1. Laboratory</w:t>
                  </w:r>
                </w:p>
              </w:tc>
              <w:tc>
                <w:tcPr>
                  <w:tcW w:w="5102" w:type="dxa"/>
                </w:tcPr>
                <w:p w14:paraId="760EE582"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YES, GPU ONLY</w:t>
                  </w:r>
                </w:p>
              </w:tc>
            </w:tr>
            <w:tr w:rsidR="006038CC" w14:paraId="41526EC6" w14:textId="77777777" w:rsidTr="00701AD8">
              <w:trPr>
                <w:trHeight w:val="70"/>
              </w:trPr>
              <w:tc>
                <w:tcPr>
                  <w:tcW w:w="3403" w:type="dxa"/>
                </w:tcPr>
                <w:p w14:paraId="53A9CCD0"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2. Equipment</w:t>
                  </w:r>
                </w:p>
              </w:tc>
              <w:tc>
                <w:tcPr>
                  <w:tcW w:w="5102" w:type="dxa"/>
                </w:tcPr>
                <w:p w14:paraId="342317BD"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NONE</w:t>
                  </w:r>
                </w:p>
              </w:tc>
            </w:tr>
            <w:tr w:rsidR="006038CC" w14:paraId="04C67E31" w14:textId="77777777" w:rsidTr="00701AD8">
              <w:trPr>
                <w:trHeight w:val="70"/>
              </w:trPr>
              <w:tc>
                <w:tcPr>
                  <w:tcW w:w="3403" w:type="dxa"/>
                </w:tcPr>
                <w:p w14:paraId="127075DA"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3. Software</w:t>
                  </w:r>
                </w:p>
              </w:tc>
              <w:tc>
                <w:tcPr>
                  <w:tcW w:w="5102" w:type="dxa"/>
                </w:tcPr>
                <w:p w14:paraId="7F65F074"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YES, OPEN SOURCE ONLY</w:t>
                  </w:r>
                </w:p>
              </w:tc>
            </w:tr>
            <w:tr w:rsidR="006038CC" w14:paraId="3447648F" w14:textId="77777777" w:rsidTr="00701AD8">
              <w:trPr>
                <w:trHeight w:val="70"/>
              </w:trPr>
              <w:tc>
                <w:tcPr>
                  <w:tcW w:w="3403" w:type="dxa"/>
                </w:tcPr>
                <w:p w14:paraId="4DE3CE94"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4. Instruments</w:t>
                  </w:r>
                </w:p>
              </w:tc>
              <w:tc>
                <w:tcPr>
                  <w:tcW w:w="5102" w:type="dxa"/>
                </w:tcPr>
                <w:p w14:paraId="3778E71F"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MECHANICAL LAB AVAILABLE</w:t>
                  </w:r>
                </w:p>
              </w:tc>
            </w:tr>
            <w:tr w:rsidR="006038CC" w14:paraId="5DD56F1A" w14:textId="77777777" w:rsidTr="00701AD8">
              <w:trPr>
                <w:trHeight w:val="70"/>
              </w:trPr>
              <w:tc>
                <w:tcPr>
                  <w:tcW w:w="3403" w:type="dxa"/>
                </w:tcPr>
                <w:p w14:paraId="31E982B0"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5. Workshop</w:t>
                  </w:r>
                </w:p>
              </w:tc>
              <w:tc>
                <w:tcPr>
                  <w:tcW w:w="5102" w:type="dxa"/>
                </w:tcPr>
                <w:p w14:paraId="66477160"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NONE</w:t>
                  </w:r>
                </w:p>
              </w:tc>
            </w:tr>
            <w:tr w:rsidR="006038CC" w14:paraId="1083F95C" w14:textId="77777777" w:rsidTr="00701AD8">
              <w:trPr>
                <w:trHeight w:val="191"/>
              </w:trPr>
              <w:tc>
                <w:tcPr>
                  <w:tcW w:w="3403" w:type="dxa"/>
                </w:tcPr>
                <w:p w14:paraId="6014229E" w14:textId="77777777" w:rsidR="006038CC" w:rsidRDefault="00404C5B">
                  <w:pPr>
                    <w:widowControl/>
                    <w:spacing w:before="60" w:after="60"/>
                    <w:jc w:val="left"/>
                    <w:rPr>
                      <w:rFonts w:ascii="Arial" w:eastAsia="Arial" w:hAnsi="Arial" w:cs="Arial"/>
                      <w:sz w:val="24"/>
                      <w:szCs w:val="24"/>
                    </w:rPr>
                  </w:pPr>
                  <w:r>
                    <w:rPr>
                      <w:rFonts w:ascii="Arial" w:eastAsia="Arial" w:hAnsi="Arial" w:cs="Arial"/>
                      <w:b/>
                      <w:bCs/>
                      <w:sz w:val="24"/>
                      <w:szCs w:val="24"/>
                    </w:rPr>
                    <w:t>6. Institutional facilities</w:t>
                  </w:r>
                </w:p>
              </w:tc>
              <w:tc>
                <w:tcPr>
                  <w:tcW w:w="5102" w:type="dxa"/>
                </w:tcPr>
                <w:p w14:paraId="7F80EFFF" w14:textId="77777777" w:rsidR="006038CC" w:rsidRDefault="000612C3">
                  <w:pPr>
                    <w:widowControl/>
                    <w:spacing w:before="60" w:after="60"/>
                    <w:jc w:val="left"/>
                    <w:rPr>
                      <w:rFonts w:ascii="Arial" w:eastAsia="Arial" w:hAnsi="Arial" w:cs="Arial"/>
                      <w:sz w:val="24"/>
                      <w:szCs w:val="24"/>
                    </w:rPr>
                  </w:pPr>
                  <w:r>
                    <w:rPr>
                      <w:rFonts w:ascii="Arial" w:eastAsia="Arial" w:hAnsi="Arial" w:cs="Arial"/>
                      <w:sz w:val="24"/>
                      <w:szCs w:val="24"/>
                    </w:rPr>
                    <w:t>NONE</w:t>
                  </w:r>
                </w:p>
              </w:tc>
            </w:tr>
          </w:tbl>
          <w:p w14:paraId="3201EB4E" w14:textId="77777777" w:rsidR="006038CC" w:rsidRDefault="006038CC">
            <w:pPr>
              <w:widowControl/>
              <w:spacing w:before="60" w:after="60"/>
              <w:jc w:val="left"/>
              <w:rPr>
                <w:rFonts w:ascii="Arial" w:eastAsia="Arial" w:hAnsi="Arial" w:cs="Arial"/>
                <w:sz w:val="24"/>
                <w:szCs w:val="24"/>
              </w:rPr>
            </w:pPr>
          </w:p>
          <w:p w14:paraId="0EACE19C" w14:textId="77777777" w:rsidR="006038CC" w:rsidRDefault="006038CC">
            <w:pPr>
              <w:widowControl/>
              <w:spacing w:before="60" w:after="60"/>
              <w:jc w:val="left"/>
              <w:rPr>
                <w:rFonts w:ascii="Arial" w:eastAsia="Arial" w:hAnsi="Arial" w:cs="Arial"/>
                <w:sz w:val="24"/>
                <w:szCs w:val="24"/>
              </w:rPr>
            </w:pPr>
          </w:p>
        </w:tc>
      </w:tr>
      <w:tr w:rsidR="006038CC" w14:paraId="4FE49559" w14:textId="77777777" w:rsidTr="007B12E3">
        <w:tc>
          <w:tcPr>
            <w:tcW w:w="403" w:type="dxa"/>
          </w:tcPr>
          <w:p w14:paraId="5B89133F"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34B44D00" w14:textId="77777777"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Major Requirements for the Project:</w:t>
            </w:r>
          </w:p>
          <w:p w14:paraId="0966CB06" w14:textId="77777777" w:rsidR="00F425CD" w:rsidRPr="00F425CD" w:rsidRDefault="00F425CD" w:rsidP="00F425CD">
            <w:pPr>
              <w:spacing w:before="60" w:after="60"/>
              <w:jc w:val="left"/>
              <w:rPr>
                <w:rFonts w:ascii="Arial" w:hAnsi="Arial" w:cs="Arial"/>
                <w:b/>
                <w:bCs/>
                <w:sz w:val="24"/>
                <w:szCs w:val="24"/>
              </w:rPr>
            </w:pPr>
            <w:r>
              <w:rPr>
                <w:rFonts w:ascii="Arial" w:hAnsi="Arial" w:cs="Arial"/>
                <w:b/>
                <w:bCs/>
                <w:sz w:val="24"/>
                <w:szCs w:val="24"/>
              </w:rPr>
              <w:t>HARDWARE</w:t>
            </w:r>
          </w:p>
          <w:p w14:paraId="47876CE3" w14:textId="521D7747" w:rsidR="00F425CD" w:rsidRPr="00F425CD" w:rsidRDefault="00F425CD">
            <w:pPr>
              <w:numPr>
                <w:ilvl w:val="0"/>
                <w:numId w:val="12"/>
              </w:numPr>
              <w:spacing w:before="60" w:after="60"/>
              <w:jc w:val="left"/>
              <w:rPr>
                <w:rFonts w:ascii="Arial" w:hAnsi="Arial" w:cs="Arial"/>
                <w:b/>
                <w:bCs/>
                <w:sz w:val="24"/>
                <w:szCs w:val="24"/>
              </w:rPr>
            </w:pPr>
            <w:r>
              <w:rPr>
                <w:rFonts w:ascii="Arial" w:hAnsi="Arial" w:cs="Arial"/>
                <w:b/>
                <w:bCs/>
                <w:sz w:val="24"/>
                <w:szCs w:val="24"/>
              </w:rPr>
              <w:t xml:space="preserve">sensors: inmp441 </w:t>
            </w:r>
            <w:proofErr w:type="gramStart"/>
            <w:r w:rsidR="00923A79">
              <w:rPr>
                <w:rFonts w:ascii="Arial" w:hAnsi="Arial" w:cs="Arial"/>
                <w:b/>
                <w:bCs/>
                <w:sz w:val="24"/>
                <w:szCs w:val="24"/>
              </w:rPr>
              <w:t>microphone,</w:t>
            </w:r>
            <w:r w:rsidR="00923A79" w:rsidRPr="00923A79">
              <w:rPr>
                <w:rFonts w:ascii="Arial" w:hAnsi="Arial" w:cs="Arial"/>
                <w:b/>
                <w:bCs/>
                <w:sz w:val="24"/>
                <w:szCs w:val="24"/>
              </w:rPr>
              <w:t>INA</w:t>
            </w:r>
            <w:proofErr w:type="gramEnd"/>
            <w:r w:rsidR="00923A79" w:rsidRPr="00923A79">
              <w:rPr>
                <w:rFonts w:ascii="Arial" w:hAnsi="Arial" w:cs="Arial"/>
                <w:b/>
                <w:bCs/>
                <w:sz w:val="24"/>
                <w:szCs w:val="24"/>
              </w:rPr>
              <w:t>219 current sensor</w:t>
            </w:r>
            <w:r>
              <w:rPr>
                <w:rFonts w:ascii="Arial" w:hAnsi="Arial" w:cs="Arial"/>
                <w:b/>
                <w:bCs/>
                <w:sz w:val="24"/>
                <w:szCs w:val="24"/>
              </w:rPr>
              <w:t xml:space="preserve"> and mpu6050 accelerometer/gyroscope</w:t>
            </w:r>
          </w:p>
          <w:p w14:paraId="316913C9" w14:textId="77777777" w:rsidR="00F425CD" w:rsidRPr="00F425CD" w:rsidRDefault="00F425CD">
            <w:pPr>
              <w:numPr>
                <w:ilvl w:val="0"/>
                <w:numId w:val="12"/>
              </w:numPr>
              <w:spacing w:before="60" w:after="60"/>
              <w:jc w:val="left"/>
              <w:rPr>
                <w:rFonts w:ascii="Arial" w:hAnsi="Arial" w:cs="Arial"/>
                <w:b/>
                <w:bCs/>
                <w:sz w:val="24"/>
                <w:szCs w:val="24"/>
              </w:rPr>
            </w:pPr>
            <w:r>
              <w:rPr>
                <w:rFonts w:ascii="Arial" w:hAnsi="Arial" w:cs="Arial"/>
                <w:b/>
                <w:bCs/>
                <w:sz w:val="24"/>
                <w:szCs w:val="24"/>
              </w:rPr>
              <w:t>microcontroller: esp32-s3-n8r8</w:t>
            </w:r>
          </w:p>
          <w:p w14:paraId="2728DF43" w14:textId="77777777" w:rsidR="00F425CD" w:rsidRPr="00F425CD" w:rsidRDefault="00F425CD" w:rsidP="00F425CD">
            <w:pPr>
              <w:spacing w:before="60" w:after="60"/>
              <w:jc w:val="left"/>
              <w:rPr>
                <w:rFonts w:ascii="Arial" w:hAnsi="Arial" w:cs="Arial"/>
                <w:b/>
                <w:bCs/>
                <w:sz w:val="24"/>
                <w:szCs w:val="24"/>
              </w:rPr>
            </w:pPr>
            <w:r>
              <w:rPr>
                <w:rFonts w:ascii="Arial" w:hAnsi="Arial" w:cs="Arial"/>
                <w:b/>
                <w:bCs/>
                <w:sz w:val="24"/>
                <w:szCs w:val="24"/>
              </w:rPr>
              <w:t>SOFTWARE</w:t>
            </w:r>
          </w:p>
          <w:p w14:paraId="6609CDA0" w14:textId="77777777" w:rsidR="00F425CD" w:rsidRPr="00F425CD" w:rsidRDefault="00F425CD">
            <w:pPr>
              <w:numPr>
                <w:ilvl w:val="0"/>
                <w:numId w:val="13"/>
              </w:numPr>
              <w:spacing w:before="60" w:after="60"/>
              <w:jc w:val="left"/>
              <w:rPr>
                <w:rFonts w:ascii="Arial" w:hAnsi="Arial" w:cs="Arial"/>
                <w:b/>
                <w:bCs/>
                <w:sz w:val="24"/>
                <w:szCs w:val="24"/>
              </w:rPr>
            </w:pPr>
            <w:r>
              <w:rPr>
                <w:rFonts w:ascii="Arial" w:hAnsi="Arial" w:cs="Arial"/>
                <w:b/>
                <w:bCs/>
                <w:sz w:val="24"/>
                <w:szCs w:val="24"/>
              </w:rPr>
              <w:t>python</w:t>
            </w:r>
          </w:p>
          <w:p w14:paraId="21226D7C" w14:textId="77777777" w:rsidR="00F425CD" w:rsidRPr="00F425CD" w:rsidRDefault="00F425CD">
            <w:pPr>
              <w:numPr>
                <w:ilvl w:val="0"/>
                <w:numId w:val="13"/>
              </w:numPr>
              <w:spacing w:before="60" w:after="60"/>
              <w:jc w:val="left"/>
              <w:rPr>
                <w:rFonts w:ascii="Arial" w:hAnsi="Arial" w:cs="Arial"/>
                <w:b/>
                <w:bCs/>
                <w:sz w:val="24"/>
                <w:szCs w:val="24"/>
              </w:rPr>
            </w:pPr>
            <w:r>
              <w:rPr>
                <w:rFonts w:ascii="Arial" w:hAnsi="Arial" w:cs="Arial"/>
                <w:b/>
                <w:bCs/>
                <w:sz w:val="24"/>
                <w:szCs w:val="24"/>
              </w:rPr>
              <w:t>tensorflow / pytorch</w:t>
            </w:r>
          </w:p>
          <w:p w14:paraId="40CEF946" w14:textId="77777777" w:rsidR="00F425CD" w:rsidRPr="00F425CD" w:rsidRDefault="00F425CD">
            <w:pPr>
              <w:numPr>
                <w:ilvl w:val="0"/>
                <w:numId w:val="13"/>
              </w:numPr>
              <w:spacing w:before="60" w:after="60"/>
              <w:jc w:val="left"/>
              <w:rPr>
                <w:rFonts w:ascii="Arial" w:hAnsi="Arial" w:cs="Arial"/>
                <w:b/>
                <w:bCs/>
                <w:sz w:val="24"/>
                <w:szCs w:val="24"/>
              </w:rPr>
            </w:pPr>
            <w:r>
              <w:rPr>
                <w:rFonts w:ascii="Arial" w:hAnsi="Arial" w:cs="Arial"/>
                <w:b/>
                <w:bCs/>
                <w:sz w:val="24"/>
                <w:szCs w:val="24"/>
              </w:rPr>
              <w:t>tensorflow lite for microcontrollers</w:t>
            </w:r>
          </w:p>
          <w:p w14:paraId="5F3DDA5B" w14:textId="77777777" w:rsidR="00F425CD" w:rsidRPr="00F425CD" w:rsidRDefault="00F425CD">
            <w:pPr>
              <w:numPr>
                <w:ilvl w:val="0"/>
                <w:numId w:val="13"/>
              </w:numPr>
              <w:spacing w:before="60" w:after="60"/>
              <w:jc w:val="left"/>
              <w:rPr>
                <w:rFonts w:ascii="Arial" w:hAnsi="Arial" w:cs="Arial"/>
                <w:b/>
                <w:bCs/>
                <w:sz w:val="24"/>
                <w:szCs w:val="24"/>
              </w:rPr>
            </w:pPr>
            <w:r>
              <w:rPr>
                <w:rFonts w:ascii="Arial" w:hAnsi="Arial" w:cs="Arial"/>
                <w:b/>
                <w:bCs/>
                <w:sz w:val="24"/>
                <w:szCs w:val="24"/>
              </w:rPr>
              <w:t>arduino ide / esp-idf</w:t>
            </w:r>
          </w:p>
          <w:p w14:paraId="62EEAC6C" w14:textId="77777777" w:rsidR="00F425CD" w:rsidRPr="00F425CD" w:rsidRDefault="00F425CD">
            <w:pPr>
              <w:numPr>
                <w:ilvl w:val="0"/>
                <w:numId w:val="13"/>
              </w:numPr>
              <w:spacing w:before="60" w:after="60"/>
              <w:jc w:val="left"/>
              <w:rPr>
                <w:rFonts w:ascii="Arial" w:hAnsi="Arial" w:cs="Arial"/>
                <w:b/>
                <w:bCs/>
                <w:sz w:val="24"/>
                <w:szCs w:val="24"/>
              </w:rPr>
            </w:pPr>
            <w:r>
              <w:rPr>
                <w:rFonts w:ascii="Arial" w:hAnsi="Arial" w:cs="Arial"/>
                <w:b/>
                <w:bCs/>
                <w:sz w:val="24"/>
                <w:szCs w:val="24"/>
              </w:rPr>
              <w:t>librosa, numpy, scipy and scikit-learn</w:t>
            </w:r>
          </w:p>
          <w:p w14:paraId="7959A37E" w14:textId="77777777" w:rsidR="00F425CD" w:rsidRPr="00F425CD" w:rsidRDefault="00F425CD">
            <w:pPr>
              <w:numPr>
                <w:ilvl w:val="0"/>
                <w:numId w:val="13"/>
              </w:numPr>
              <w:spacing w:before="60" w:after="60"/>
              <w:jc w:val="left"/>
              <w:rPr>
                <w:rFonts w:ascii="Arial" w:hAnsi="Arial" w:cs="Arial"/>
                <w:b/>
                <w:bCs/>
                <w:sz w:val="24"/>
                <w:szCs w:val="24"/>
              </w:rPr>
            </w:pPr>
            <w:r>
              <w:rPr>
                <w:rFonts w:ascii="Arial" w:hAnsi="Arial" w:cs="Arial"/>
                <w:b/>
                <w:bCs/>
                <w:sz w:val="24"/>
                <w:szCs w:val="24"/>
              </w:rPr>
              <w:t>esp-dsp library</w:t>
            </w:r>
          </w:p>
          <w:p w14:paraId="7EE20710" w14:textId="77777777" w:rsidR="00F425CD" w:rsidRPr="00F425CD" w:rsidRDefault="00F425CD" w:rsidP="00F425CD">
            <w:pPr>
              <w:spacing w:before="60" w:after="60"/>
              <w:jc w:val="left"/>
              <w:rPr>
                <w:rFonts w:ascii="Arial" w:hAnsi="Arial" w:cs="Arial"/>
                <w:b/>
                <w:bCs/>
                <w:sz w:val="24"/>
                <w:szCs w:val="24"/>
              </w:rPr>
            </w:pPr>
            <w:r>
              <w:rPr>
                <w:rFonts w:ascii="Arial" w:hAnsi="Arial" w:cs="Arial"/>
                <w:b/>
                <w:bCs/>
                <w:sz w:val="24"/>
                <w:szCs w:val="24"/>
              </w:rPr>
              <w:t>CONSUMABLES</w:t>
            </w:r>
          </w:p>
          <w:p w14:paraId="4035FF67" w14:textId="77777777" w:rsidR="00F425CD" w:rsidRPr="00F425CD" w:rsidRDefault="00F425CD">
            <w:pPr>
              <w:numPr>
                <w:ilvl w:val="0"/>
                <w:numId w:val="14"/>
              </w:numPr>
              <w:spacing w:before="60" w:after="60"/>
              <w:jc w:val="left"/>
              <w:rPr>
                <w:rFonts w:ascii="Arial" w:hAnsi="Arial" w:cs="Arial"/>
                <w:b/>
                <w:bCs/>
                <w:sz w:val="24"/>
                <w:szCs w:val="24"/>
              </w:rPr>
            </w:pPr>
            <w:r>
              <w:rPr>
                <w:rFonts w:ascii="Arial" w:hAnsi="Arial" w:cs="Arial"/>
                <w:b/>
                <w:bCs/>
                <w:sz w:val="24"/>
                <w:szCs w:val="24"/>
              </w:rPr>
              <w:t>electronic components: breadboard, jumper wires, connectors and required circuit components</w:t>
            </w:r>
          </w:p>
          <w:p w14:paraId="7293DF5E" w14:textId="77777777" w:rsidR="00F425CD" w:rsidRPr="00F425CD" w:rsidRDefault="00F425CD">
            <w:pPr>
              <w:numPr>
                <w:ilvl w:val="0"/>
                <w:numId w:val="14"/>
              </w:numPr>
              <w:spacing w:before="60" w:after="60"/>
              <w:jc w:val="left"/>
              <w:rPr>
                <w:rFonts w:ascii="Arial" w:hAnsi="Arial" w:cs="Arial"/>
                <w:b/>
                <w:bCs/>
                <w:sz w:val="24"/>
                <w:szCs w:val="24"/>
              </w:rPr>
            </w:pPr>
            <w:r>
              <w:rPr>
                <w:rFonts w:ascii="Arial" w:hAnsi="Arial" w:cs="Arial"/>
                <w:b/>
                <w:bCs/>
                <w:sz w:val="24"/>
                <w:szCs w:val="24"/>
              </w:rPr>
              <w:t>fabrication materials: enclosure and mounting materials for the prototype, if required</w:t>
            </w:r>
          </w:p>
          <w:p w14:paraId="2DED07E5" w14:textId="77777777" w:rsidR="00F425CD" w:rsidRPr="00F425CD" w:rsidRDefault="00F425CD" w:rsidP="00F425CD">
            <w:pPr>
              <w:spacing w:before="60" w:after="60"/>
              <w:jc w:val="left"/>
              <w:rPr>
                <w:rFonts w:ascii="Arial" w:hAnsi="Arial" w:cs="Arial"/>
                <w:b/>
                <w:bCs/>
                <w:sz w:val="24"/>
                <w:szCs w:val="24"/>
              </w:rPr>
            </w:pPr>
            <w:r>
              <w:rPr>
                <w:rFonts w:ascii="Arial" w:hAnsi="Arial" w:cs="Arial"/>
                <w:b/>
                <w:bCs/>
                <w:sz w:val="24"/>
                <w:szCs w:val="24"/>
              </w:rPr>
              <w:t>FIELD STUDIES</w:t>
            </w:r>
          </w:p>
          <w:p w14:paraId="04947F4E" w14:textId="332A0C9E" w:rsidR="006038CC" w:rsidRPr="006A3BB2" w:rsidRDefault="00F425CD" w:rsidP="006A3BB2">
            <w:pPr>
              <w:numPr>
                <w:ilvl w:val="0"/>
                <w:numId w:val="15"/>
              </w:numPr>
              <w:spacing w:before="60" w:after="60"/>
              <w:jc w:val="left"/>
              <w:rPr>
                <w:rFonts w:ascii="Arial" w:hAnsi="Arial" w:cs="Arial"/>
                <w:b/>
                <w:bCs/>
                <w:sz w:val="24"/>
                <w:szCs w:val="24"/>
              </w:rPr>
            </w:pPr>
            <w:r>
              <w:rPr>
                <w:rFonts w:ascii="Arial" w:hAnsi="Arial" w:cs="Arial"/>
                <w:b/>
                <w:bCs/>
                <w:sz w:val="24"/>
                <w:szCs w:val="24"/>
              </w:rPr>
              <w:t>sample collection / testing on a physical motor test rig, subject to laboratory availability</w:t>
            </w:r>
          </w:p>
        </w:tc>
      </w:tr>
      <w:tr w:rsidR="006038CC" w14:paraId="00E00338" w14:textId="77777777" w:rsidTr="002E521A">
        <w:trPr>
          <w:trHeight w:val="967"/>
        </w:trPr>
        <w:tc>
          <w:tcPr>
            <w:tcW w:w="403" w:type="dxa"/>
          </w:tcPr>
          <w:p w14:paraId="0F425226"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7E5634F9" w14:textId="18A5AD0D" w:rsidR="006038CC" w:rsidRDefault="00404C5B">
            <w:pPr>
              <w:spacing w:before="60" w:after="60"/>
              <w:ind w:right="54"/>
              <w:rPr>
                <w:rFonts w:ascii="Arial" w:eastAsia="Arial" w:hAnsi="Arial" w:cs="Arial"/>
                <w:color w:val="0000FF"/>
                <w:sz w:val="24"/>
                <w:szCs w:val="24"/>
              </w:rPr>
            </w:pPr>
            <w:r>
              <w:rPr>
                <w:rFonts w:ascii="Arial" w:eastAsia="Arial" w:hAnsi="Arial" w:cs="Arial"/>
                <w:b/>
                <w:bCs/>
                <w:color w:val="0000FF"/>
                <w:sz w:val="24"/>
                <w:szCs w:val="24"/>
              </w:rPr>
              <w:t xml:space="preserve">Budget </w:t>
            </w:r>
            <w:proofErr w:type="gramStart"/>
            <w:r>
              <w:rPr>
                <w:rFonts w:ascii="Arial" w:eastAsia="Arial" w:hAnsi="Arial" w:cs="Arial"/>
                <w:b/>
                <w:bCs/>
                <w:color w:val="0000FF"/>
                <w:sz w:val="24"/>
                <w:szCs w:val="24"/>
              </w:rPr>
              <w:t>Estimate :</w:t>
            </w:r>
            <w:proofErr w:type="gramEnd"/>
          </w:p>
          <w:tbl>
            <w:tblPr>
              <w:tblW w:w="6521"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70"/>
              <w:gridCol w:w="2551"/>
            </w:tblGrid>
            <w:tr w:rsidR="006038CC" w14:paraId="75D1F728" w14:textId="77777777" w:rsidTr="00701AD8">
              <w:tc>
                <w:tcPr>
                  <w:tcW w:w="3970" w:type="dxa"/>
                  <w:vAlign w:val="center"/>
                </w:tcPr>
                <w:p w14:paraId="4C3B2500" w14:textId="77777777" w:rsidR="006038CC" w:rsidRDefault="00404C5B">
                  <w:pPr>
                    <w:spacing w:before="60" w:after="40"/>
                    <w:rPr>
                      <w:rFonts w:ascii="Arial" w:eastAsia="Arial" w:hAnsi="Arial" w:cs="Arial"/>
                      <w:sz w:val="24"/>
                      <w:szCs w:val="24"/>
                    </w:rPr>
                  </w:pPr>
                  <w:r>
                    <w:rPr>
                      <w:rFonts w:ascii="Arial" w:eastAsia="Arial" w:hAnsi="Arial" w:cs="Arial"/>
                      <w:b/>
                      <w:bCs/>
                      <w:sz w:val="24"/>
                      <w:szCs w:val="24"/>
                    </w:rPr>
                    <w:t>Item</w:t>
                  </w:r>
                </w:p>
              </w:tc>
              <w:tc>
                <w:tcPr>
                  <w:tcW w:w="2551" w:type="dxa"/>
                  <w:vAlign w:val="center"/>
                </w:tcPr>
                <w:p w14:paraId="14074440" w14:textId="77777777" w:rsidR="006038CC" w:rsidRDefault="00404C5B">
                  <w:pPr>
                    <w:spacing w:before="60" w:after="40"/>
                    <w:jc w:val="center"/>
                    <w:rPr>
                      <w:rFonts w:ascii="Arial" w:eastAsia="Arial" w:hAnsi="Arial" w:cs="Arial"/>
                      <w:sz w:val="24"/>
                      <w:szCs w:val="24"/>
                    </w:rPr>
                  </w:pPr>
                  <w:r>
                    <w:rPr>
                      <w:rFonts w:ascii="Arial" w:eastAsia="Arial" w:hAnsi="Arial" w:cs="Arial"/>
                      <w:b/>
                      <w:bCs/>
                      <w:sz w:val="24"/>
                      <w:szCs w:val="24"/>
                    </w:rPr>
                    <w:t>Estimated Cost (₹)</w:t>
                  </w:r>
                </w:p>
              </w:tc>
            </w:tr>
            <w:tr w:rsidR="006038CC" w14:paraId="43538C2C" w14:textId="77777777" w:rsidTr="00701AD8">
              <w:trPr>
                <w:trHeight w:val="70"/>
              </w:trPr>
              <w:tc>
                <w:tcPr>
                  <w:tcW w:w="3970" w:type="dxa"/>
                  <w:vAlign w:val="center"/>
                </w:tcPr>
                <w:p w14:paraId="1303A44F" w14:textId="77777777" w:rsidR="006038CC" w:rsidRDefault="00404C5B">
                  <w:pPr>
                    <w:spacing w:before="60" w:after="40"/>
                    <w:rPr>
                      <w:rFonts w:ascii="Arial" w:eastAsia="Arial" w:hAnsi="Arial" w:cs="Arial"/>
                      <w:sz w:val="24"/>
                      <w:szCs w:val="24"/>
                    </w:rPr>
                  </w:pPr>
                  <w:r>
                    <w:rPr>
                      <w:rFonts w:ascii="Arial" w:eastAsia="Arial" w:hAnsi="Arial" w:cs="Arial"/>
                      <w:sz w:val="24"/>
                      <w:szCs w:val="24"/>
                    </w:rPr>
                    <w:t>Equipment / Components</w:t>
                  </w:r>
                </w:p>
                <w:p w14:paraId="0DC31809" w14:textId="2CE79F06" w:rsidR="00836CB1" w:rsidRDefault="005D508D">
                  <w:pPr>
                    <w:spacing w:before="60" w:after="40"/>
                    <w:rPr>
                      <w:rFonts w:ascii="Arial" w:eastAsia="Arial" w:hAnsi="Arial" w:cs="Arial"/>
                      <w:sz w:val="24"/>
                      <w:szCs w:val="24"/>
                    </w:rPr>
                  </w:pPr>
                  <w:r>
                    <w:rPr>
                      <w:rFonts w:ascii="Arial" w:eastAsia="Arial" w:hAnsi="Arial" w:cs="Arial"/>
                      <w:sz w:val="24"/>
                      <w:szCs w:val="24"/>
                    </w:rPr>
                    <w:t>(</w:t>
                  </w:r>
                  <w:r>
                    <w:rPr>
                      <w:rFonts w:ascii="Arial" w:hAnsi="Arial" w:cs="Arial"/>
                      <w:sz w:val="24"/>
                      <w:szCs w:val="24"/>
                    </w:rPr>
                    <w:t>INMP441 MICROPHONE [4 pcs], ESP32-S3 [4 pcs], MPU6050 [4</w:t>
                  </w:r>
                  <w:proofErr w:type="gramStart"/>
                  <w:r>
                    <w:rPr>
                      <w:rFonts w:ascii="Arial" w:hAnsi="Arial" w:cs="Arial"/>
                      <w:sz w:val="24"/>
                      <w:szCs w:val="24"/>
                    </w:rPr>
                    <w:t>] )</w:t>
                  </w:r>
                  <w:proofErr w:type="gramEnd"/>
                </w:p>
              </w:tc>
              <w:tc>
                <w:tcPr>
                  <w:tcW w:w="2551" w:type="dxa"/>
                  <w:vAlign w:val="center"/>
                </w:tcPr>
                <w:p w14:paraId="107DC0A1"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4280</w:t>
                  </w:r>
                </w:p>
              </w:tc>
            </w:tr>
            <w:tr w:rsidR="006038CC" w14:paraId="23FC826A" w14:textId="77777777" w:rsidTr="00701AD8">
              <w:trPr>
                <w:trHeight w:val="70"/>
              </w:trPr>
              <w:tc>
                <w:tcPr>
                  <w:tcW w:w="3970" w:type="dxa"/>
                  <w:vAlign w:val="center"/>
                </w:tcPr>
                <w:p w14:paraId="773549D9" w14:textId="77777777" w:rsidR="006038CC" w:rsidRDefault="00404C5B">
                  <w:pPr>
                    <w:spacing w:before="60" w:after="40"/>
                    <w:rPr>
                      <w:rFonts w:ascii="Arial" w:eastAsia="Arial" w:hAnsi="Arial" w:cs="Arial"/>
                      <w:sz w:val="24"/>
                      <w:szCs w:val="24"/>
                    </w:rPr>
                  </w:pPr>
                  <w:r>
                    <w:rPr>
                      <w:rFonts w:ascii="Arial" w:eastAsia="Arial" w:hAnsi="Arial" w:cs="Arial"/>
                      <w:sz w:val="24"/>
                      <w:szCs w:val="24"/>
                    </w:rPr>
                    <w:t>Consumables</w:t>
                  </w:r>
                </w:p>
              </w:tc>
              <w:tc>
                <w:tcPr>
                  <w:tcW w:w="2551" w:type="dxa"/>
                  <w:vAlign w:val="center"/>
                </w:tcPr>
                <w:p w14:paraId="525F102D"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400</w:t>
                  </w:r>
                </w:p>
              </w:tc>
            </w:tr>
            <w:tr w:rsidR="006038CC" w14:paraId="5D666B81" w14:textId="77777777" w:rsidTr="00701AD8">
              <w:trPr>
                <w:trHeight w:val="70"/>
              </w:trPr>
              <w:tc>
                <w:tcPr>
                  <w:tcW w:w="3970" w:type="dxa"/>
                  <w:vAlign w:val="center"/>
                </w:tcPr>
                <w:p w14:paraId="2923DDD9" w14:textId="77777777" w:rsidR="006038CC" w:rsidRDefault="00404C5B">
                  <w:pPr>
                    <w:spacing w:before="60" w:after="40"/>
                    <w:rPr>
                      <w:rFonts w:ascii="Arial" w:eastAsia="Arial" w:hAnsi="Arial" w:cs="Arial"/>
                      <w:sz w:val="24"/>
                      <w:szCs w:val="24"/>
                    </w:rPr>
                  </w:pPr>
                  <w:r>
                    <w:rPr>
                      <w:rFonts w:ascii="Arial" w:eastAsia="Arial" w:hAnsi="Arial" w:cs="Arial"/>
                      <w:sz w:val="24"/>
                      <w:szCs w:val="24"/>
                    </w:rPr>
                    <w:t>Fabrication</w:t>
                  </w:r>
                </w:p>
              </w:tc>
              <w:tc>
                <w:tcPr>
                  <w:tcW w:w="2551" w:type="dxa"/>
                  <w:vAlign w:val="center"/>
                </w:tcPr>
                <w:p w14:paraId="6002904B"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600</w:t>
                  </w:r>
                </w:p>
              </w:tc>
            </w:tr>
            <w:tr w:rsidR="006038CC" w14:paraId="0BB26914" w14:textId="77777777" w:rsidTr="00701AD8">
              <w:trPr>
                <w:trHeight w:val="118"/>
              </w:trPr>
              <w:tc>
                <w:tcPr>
                  <w:tcW w:w="3970" w:type="dxa"/>
                  <w:vAlign w:val="center"/>
                </w:tcPr>
                <w:p w14:paraId="57501A74" w14:textId="77777777" w:rsidR="006038CC" w:rsidRDefault="00404C5B">
                  <w:pPr>
                    <w:spacing w:before="60" w:after="40"/>
                    <w:rPr>
                      <w:rFonts w:ascii="Arial" w:eastAsia="Arial" w:hAnsi="Arial" w:cs="Arial"/>
                      <w:sz w:val="24"/>
                      <w:szCs w:val="24"/>
                    </w:rPr>
                  </w:pPr>
                  <w:r>
                    <w:rPr>
                      <w:rFonts w:ascii="Arial" w:eastAsia="Arial" w:hAnsi="Arial" w:cs="Arial"/>
                      <w:sz w:val="24"/>
                      <w:szCs w:val="24"/>
                    </w:rPr>
                    <w:t>Testing / Analysis</w:t>
                  </w:r>
                </w:p>
              </w:tc>
              <w:tc>
                <w:tcPr>
                  <w:tcW w:w="2551" w:type="dxa"/>
                  <w:vAlign w:val="center"/>
                </w:tcPr>
                <w:p w14:paraId="3713BFD0"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500</w:t>
                  </w:r>
                </w:p>
              </w:tc>
            </w:tr>
            <w:tr w:rsidR="006038CC" w14:paraId="70CD8F6F" w14:textId="77777777" w:rsidTr="00701AD8">
              <w:trPr>
                <w:trHeight w:val="70"/>
              </w:trPr>
              <w:tc>
                <w:tcPr>
                  <w:tcW w:w="3970" w:type="dxa"/>
                  <w:vAlign w:val="center"/>
                </w:tcPr>
                <w:p w14:paraId="5675E7ED" w14:textId="77777777" w:rsidR="006038CC" w:rsidRDefault="00404C5B">
                  <w:pPr>
                    <w:spacing w:before="60" w:after="40"/>
                    <w:rPr>
                      <w:rFonts w:ascii="Arial" w:eastAsia="Arial" w:hAnsi="Arial" w:cs="Arial"/>
                      <w:sz w:val="24"/>
                      <w:szCs w:val="24"/>
                    </w:rPr>
                  </w:pPr>
                  <w:r>
                    <w:rPr>
                      <w:rFonts w:ascii="Arial" w:eastAsia="Arial" w:hAnsi="Arial" w:cs="Arial"/>
                      <w:sz w:val="24"/>
                      <w:szCs w:val="24"/>
                    </w:rPr>
                    <w:t>Miscellaneous</w:t>
                  </w:r>
                </w:p>
              </w:tc>
              <w:tc>
                <w:tcPr>
                  <w:tcW w:w="2551" w:type="dxa"/>
                  <w:vAlign w:val="center"/>
                </w:tcPr>
                <w:p w14:paraId="044F49C4"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220</w:t>
                  </w:r>
                </w:p>
              </w:tc>
            </w:tr>
            <w:tr w:rsidR="006038CC" w14:paraId="6A50ABB1" w14:textId="77777777" w:rsidTr="00701AD8">
              <w:trPr>
                <w:trHeight w:val="70"/>
              </w:trPr>
              <w:tc>
                <w:tcPr>
                  <w:tcW w:w="3970" w:type="dxa"/>
                  <w:vAlign w:val="center"/>
                </w:tcPr>
                <w:p w14:paraId="19048E1C" w14:textId="77777777" w:rsidR="006038CC" w:rsidRDefault="00404C5B">
                  <w:pPr>
                    <w:spacing w:before="60" w:after="40"/>
                    <w:jc w:val="center"/>
                    <w:rPr>
                      <w:rFonts w:ascii="Arial" w:eastAsia="Arial" w:hAnsi="Arial" w:cs="Arial"/>
                      <w:sz w:val="24"/>
                      <w:szCs w:val="24"/>
                    </w:rPr>
                  </w:pPr>
                  <w:r>
                    <w:rPr>
                      <w:rFonts w:ascii="Arial" w:eastAsia="Arial" w:hAnsi="Arial" w:cs="Arial"/>
                      <w:b/>
                      <w:bCs/>
                      <w:sz w:val="24"/>
                      <w:szCs w:val="24"/>
                    </w:rPr>
                    <w:t>Total</w:t>
                  </w:r>
                </w:p>
              </w:tc>
              <w:tc>
                <w:tcPr>
                  <w:tcW w:w="2551" w:type="dxa"/>
                  <w:vAlign w:val="center"/>
                </w:tcPr>
                <w:p w14:paraId="5ECC9A84" w14:textId="77777777" w:rsidR="006038CC" w:rsidRDefault="006450B5">
                  <w:pPr>
                    <w:spacing w:before="60" w:after="40"/>
                    <w:ind w:right="602"/>
                    <w:jc w:val="right"/>
                    <w:rPr>
                      <w:rFonts w:ascii="Arial" w:eastAsia="Arial" w:hAnsi="Arial" w:cs="Arial"/>
                      <w:sz w:val="24"/>
                      <w:szCs w:val="24"/>
                    </w:rPr>
                  </w:pPr>
                  <w:r>
                    <w:rPr>
                      <w:rFonts w:ascii="Arial" w:eastAsia="Arial" w:hAnsi="Arial" w:cs="Arial"/>
                      <w:sz w:val="24"/>
                      <w:szCs w:val="24"/>
                    </w:rPr>
                    <w:t>6000</w:t>
                  </w:r>
                </w:p>
              </w:tc>
            </w:tr>
          </w:tbl>
          <w:p w14:paraId="4D9FA73F" w14:textId="7478B6C9" w:rsidR="006038CC" w:rsidRDefault="006038CC">
            <w:pPr>
              <w:spacing w:before="60" w:after="60"/>
              <w:rPr>
                <w:rFonts w:ascii="Arial" w:eastAsia="Arial" w:hAnsi="Arial" w:cs="Arial"/>
                <w:sz w:val="24"/>
                <w:szCs w:val="24"/>
              </w:rPr>
            </w:pPr>
          </w:p>
        </w:tc>
      </w:tr>
      <w:tr w:rsidR="006038CC" w14:paraId="3F1D3DA9" w14:textId="77777777" w:rsidTr="007B12E3">
        <w:tc>
          <w:tcPr>
            <w:tcW w:w="403" w:type="dxa"/>
          </w:tcPr>
          <w:p w14:paraId="2CE81AF7"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5F5F423B" w14:textId="77777777" w:rsidR="006038CC" w:rsidRDefault="00404C5B">
            <w:pPr>
              <w:spacing w:before="60" w:after="60"/>
              <w:ind w:right="54"/>
              <w:rPr>
                <w:rFonts w:ascii="Arial" w:eastAsia="Arial" w:hAnsi="Arial" w:cs="Arial"/>
                <w:b/>
                <w:bCs/>
                <w:color w:val="0000FF"/>
                <w:sz w:val="28"/>
                <w:szCs w:val="28"/>
              </w:rPr>
            </w:pPr>
            <w:r>
              <w:rPr>
                <w:rFonts w:ascii="Arial" w:eastAsia="Arial" w:hAnsi="Arial" w:cs="Arial"/>
                <w:b/>
                <w:bCs/>
                <w:color w:val="0000FF"/>
                <w:sz w:val="24"/>
                <w:szCs w:val="24"/>
              </w:rPr>
              <w:t>References</w:t>
            </w:r>
            <w:r>
              <w:rPr>
                <w:rFonts w:ascii="Arial" w:eastAsia="Arial" w:hAnsi="Arial" w:cs="Arial"/>
                <w:b/>
                <w:bCs/>
                <w:color w:val="0000FF"/>
                <w:sz w:val="28"/>
                <w:szCs w:val="28"/>
              </w:rPr>
              <w:t>:</w:t>
            </w:r>
          </w:p>
          <w:p w14:paraId="0E304C86" w14:textId="77777777" w:rsidR="00197E58" w:rsidRDefault="00197E58">
            <w:pPr>
              <w:spacing w:before="60" w:after="60"/>
              <w:ind w:right="54"/>
              <w:rPr>
                <w:rFonts w:ascii="Arial" w:eastAsia="Arial" w:hAnsi="Arial" w:cs="Arial"/>
                <w:color w:val="0000FF"/>
                <w:sz w:val="28"/>
                <w:szCs w:val="28"/>
              </w:rPr>
            </w:pPr>
          </w:p>
          <w:p w14:paraId="4BE3F058" w14:textId="6E4F9172" w:rsidR="00197E58" w:rsidRDefault="00197E58" w:rsidP="00197E58">
            <w:pPr>
              <w:spacing w:before="0" w:after="0" w:line="360" w:lineRule="auto"/>
              <w:rPr>
                <w:rFonts w:ascii="Arial" w:hAnsi="Arial" w:cs="Arial"/>
                <w:lang w:val="en-US"/>
              </w:rPr>
            </w:pPr>
            <w:r>
              <w:rPr>
                <w:rFonts w:ascii="Arial" w:hAnsi="Arial" w:cs="Arial"/>
                <w:lang w:val="en-US"/>
              </w:rPr>
              <w:t xml:space="preserve">[1] Y.-C. Lo, T.-L. Tsai, C.-W. Yang, and A.-Y. Wu, “An efficient anomalous sound detection system for microcontrollers,” </w:t>
            </w:r>
            <w:r>
              <w:rPr>
                <w:rFonts w:ascii="Arial" w:hAnsi="Arial" w:cs="Arial"/>
                <w:i/>
                <w:iCs/>
                <w:lang w:val="en-US"/>
              </w:rPr>
              <w:t>Sensors</w:t>
            </w:r>
            <w:r>
              <w:rPr>
                <w:rFonts w:ascii="Arial" w:hAnsi="Arial" w:cs="Arial"/>
                <w:lang w:val="en-US"/>
              </w:rPr>
              <w:t>, vol. 24, no. 23, Art. no. 7478, 2024.</w:t>
            </w:r>
          </w:p>
          <w:p w14:paraId="6205301B" w14:textId="77777777" w:rsidR="00197E58" w:rsidRPr="00197E58" w:rsidRDefault="00197E58" w:rsidP="00197E58">
            <w:pPr>
              <w:spacing w:before="0" w:after="0" w:line="360" w:lineRule="auto"/>
              <w:rPr>
                <w:rFonts w:ascii="Arial" w:hAnsi="Arial" w:cs="Arial"/>
                <w:lang w:val="en-US"/>
              </w:rPr>
            </w:pPr>
          </w:p>
          <w:p w14:paraId="02884234" w14:textId="77777777" w:rsidR="00197E58" w:rsidRDefault="00197E58" w:rsidP="00197E58">
            <w:pPr>
              <w:widowControl/>
              <w:spacing w:before="0" w:after="0" w:line="360" w:lineRule="auto"/>
              <w:jc w:val="left"/>
              <w:rPr>
                <w:rFonts w:ascii="Arial" w:hAnsi="Arial" w:cs="Arial"/>
                <w:sz w:val="24"/>
                <w:szCs w:val="24"/>
              </w:rPr>
            </w:pPr>
            <w:r>
              <w:rPr>
                <w:rFonts w:ascii="Arial" w:hAnsi="Arial" w:cs="Arial"/>
                <w:sz w:val="24"/>
                <w:szCs w:val="24"/>
              </w:rPr>
              <w:t xml:space="preserve">[2] S. Abbasi, M. Famouri, M. J. Shafiee, and A. Wong, “OutlierNets: Highly compact deep autoencoder network architectures for on-device acoustic anomaly detection,” </w:t>
            </w:r>
            <w:r>
              <w:rPr>
                <w:rFonts w:ascii="Arial" w:hAnsi="Arial" w:cs="Arial"/>
                <w:i/>
                <w:iCs/>
                <w:sz w:val="24"/>
                <w:szCs w:val="24"/>
              </w:rPr>
              <w:t>Sensors</w:t>
            </w:r>
            <w:r>
              <w:rPr>
                <w:rFonts w:ascii="Arial" w:hAnsi="Arial" w:cs="Arial"/>
                <w:sz w:val="24"/>
                <w:szCs w:val="24"/>
              </w:rPr>
              <w:t>, vol. 21, no. 14, Art. no. 4805, 2021.</w:t>
            </w:r>
          </w:p>
          <w:p w14:paraId="46A9EEE1" w14:textId="77777777" w:rsidR="00197E58" w:rsidRPr="00197E58" w:rsidRDefault="00197E58" w:rsidP="00197E58">
            <w:pPr>
              <w:widowControl/>
              <w:spacing w:before="0" w:after="0" w:line="360" w:lineRule="auto"/>
              <w:jc w:val="left"/>
              <w:rPr>
                <w:rFonts w:ascii="Arial" w:hAnsi="Arial" w:cs="Arial"/>
                <w:sz w:val="24"/>
                <w:szCs w:val="24"/>
              </w:rPr>
            </w:pPr>
          </w:p>
          <w:p w14:paraId="40607D63" w14:textId="77777777" w:rsidR="00197E58" w:rsidRDefault="00197E58" w:rsidP="00197E58">
            <w:pPr>
              <w:widowControl/>
              <w:spacing w:before="0" w:after="0" w:line="360" w:lineRule="auto"/>
              <w:jc w:val="left"/>
              <w:rPr>
                <w:rFonts w:ascii="Arial" w:hAnsi="Arial" w:cs="Arial"/>
                <w:sz w:val="24"/>
                <w:szCs w:val="24"/>
              </w:rPr>
            </w:pPr>
            <w:r>
              <w:rPr>
                <w:rFonts w:ascii="Arial" w:hAnsi="Arial" w:cs="Arial"/>
                <w:sz w:val="24"/>
                <w:szCs w:val="24"/>
              </w:rPr>
              <w:t xml:space="preserve">[3] S. Arciniegas, D. Rivero, J. Piñan, E. Diaz, and F. Rivas, “IoT device for detecting abnormal vibrations in motors using TinyML,” </w:t>
            </w:r>
            <w:r>
              <w:rPr>
                <w:rFonts w:ascii="Arial" w:hAnsi="Arial" w:cs="Arial"/>
                <w:i/>
                <w:iCs/>
                <w:sz w:val="24"/>
                <w:szCs w:val="24"/>
              </w:rPr>
              <w:t>Discover Internet of Things</w:t>
            </w:r>
            <w:r>
              <w:rPr>
                <w:rFonts w:ascii="Arial" w:hAnsi="Arial" w:cs="Arial"/>
                <w:sz w:val="24"/>
                <w:szCs w:val="24"/>
              </w:rPr>
              <w:t>, vol. 5, Art. no. 41, 2025.</w:t>
            </w:r>
          </w:p>
          <w:p w14:paraId="5C97D21D" w14:textId="77777777" w:rsidR="00197E58" w:rsidRPr="00197E58" w:rsidRDefault="00197E58" w:rsidP="00197E58">
            <w:pPr>
              <w:widowControl/>
              <w:spacing w:before="0" w:after="0" w:line="360" w:lineRule="auto"/>
              <w:jc w:val="left"/>
              <w:rPr>
                <w:rFonts w:ascii="Arial" w:hAnsi="Arial" w:cs="Arial"/>
                <w:sz w:val="24"/>
                <w:szCs w:val="24"/>
              </w:rPr>
            </w:pPr>
          </w:p>
          <w:p w14:paraId="50B71728" w14:textId="77777777" w:rsidR="00197E58" w:rsidRDefault="00197E58" w:rsidP="00197E58">
            <w:pPr>
              <w:widowControl/>
              <w:spacing w:before="0" w:after="0" w:line="360" w:lineRule="auto"/>
              <w:jc w:val="left"/>
              <w:rPr>
                <w:rFonts w:ascii="Arial" w:hAnsi="Arial" w:cs="Arial"/>
                <w:sz w:val="24"/>
                <w:szCs w:val="24"/>
              </w:rPr>
            </w:pPr>
            <w:r>
              <w:rPr>
                <w:rFonts w:ascii="Arial" w:hAnsi="Arial" w:cs="Arial"/>
                <w:sz w:val="24"/>
                <w:szCs w:val="24"/>
              </w:rPr>
              <w:t xml:space="preserve">[4] H. Purohit, R. Tanabe, K. Ichige, T. Endo, Y. Nikaido, K. Suefusa, and Y. Kawaguchi, “MIMII dataset: Sound dataset for malfunctioning industrial machine investigation and inspection,” in </w:t>
            </w:r>
            <w:r>
              <w:rPr>
                <w:rFonts w:ascii="Arial" w:hAnsi="Arial" w:cs="Arial"/>
                <w:i/>
                <w:iCs/>
                <w:sz w:val="24"/>
                <w:szCs w:val="24"/>
              </w:rPr>
              <w:t>Proc. Detection and Classification of Acoustic Scenes and Events (DCASE) Workshop</w:t>
            </w:r>
            <w:r>
              <w:rPr>
                <w:rFonts w:ascii="Arial" w:hAnsi="Arial" w:cs="Arial"/>
                <w:sz w:val="24"/>
                <w:szCs w:val="24"/>
              </w:rPr>
              <w:t>, 2019.</w:t>
            </w:r>
          </w:p>
          <w:p w14:paraId="1201FC28" w14:textId="77777777" w:rsidR="00197E58" w:rsidRPr="00197E58" w:rsidRDefault="00197E58" w:rsidP="00197E58">
            <w:pPr>
              <w:widowControl/>
              <w:spacing w:before="0" w:after="0" w:line="360" w:lineRule="auto"/>
              <w:jc w:val="left"/>
              <w:rPr>
                <w:rFonts w:ascii="Arial" w:hAnsi="Arial" w:cs="Arial"/>
                <w:sz w:val="24"/>
                <w:szCs w:val="24"/>
              </w:rPr>
            </w:pPr>
          </w:p>
          <w:p w14:paraId="1B00425C" w14:textId="77777777" w:rsidR="00197E58" w:rsidRDefault="00197E58" w:rsidP="00197E58">
            <w:pPr>
              <w:widowControl/>
              <w:spacing w:before="0" w:after="0" w:line="360" w:lineRule="auto"/>
              <w:jc w:val="left"/>
              <w:rPr>
                <w:rFonts w:ascii="Arial" w:hAnsi="Arial" w:cs="Arial"/>
                <w:sz w:val="24"/>
                <w:szCs w:val="24"/>
              </w:rPr>
            </w:pPr>
            <w:r>
              <w:rPr>
                <w:rFonts w:ascii="Arial" w:hAnsi="Arial" w:cs="Arial"/>
                <w:sz w:val="24"/>
                <w:szCs w:val="24"/>
              </w:rPr>
              <w:t xml:space="preserve">[5] P. Kolok, M. Hodoň, P. Ševčík, L. Hotz, and N. Remy, “Low-cost IoT-based predictive maintenance using vibration,” </w:t>
            </w:r>
            <w:r>
              <w:rPr>
                <w:rFonts w:ascii="Arial" w:hAnsi="Arial" w:cs="Arial"/>
                <w:i/>
                <w:iCs/>
                <w:sz w:val="24"/>
                <w:szCs w:val="24"/>
              </w:rPr>
              <w:t>Sensors</w:t>
            </w:r>
            <w:r>
              <w:rPr>
                <w:rFonts w:ascii="Arial" w:hAnsi="Arial" w:cs="Arial"/>
                <w:sz w:val="24"/>
                <w:szCs w:val="24"/>
              </w:rPr>
              <w:t>, vol. 25, no. 21, Art. no. 6610, 2025.</w:t>
            </w:r>
          </w:p>
          <w:p w14:paraId="29C1915D" w14:textId="77777777" w:rsidR="00197E58" w:rsidRPr="00197E58" w:rsidRDefault="00197E58" w:rsidP="00197E58">
            <w:pPr>
              <w:widowControl/>
              <w:spacing w:before="0" w:after="0" w:line="360" w:lineRule="auto"/>
              <w:jc w:val="left"/>
              <w:rPr>
                <w:rFonts w:ascii="Arial" w:hAnsi="Arial" w:cs="Arial"/>
                <w:sz w:val="24"/>
                <w:szCs w:val="24"/>
              </w:rPr>
            </w:pPr>
          </w:p>
          <w:p w14:paraId="73FE7B51" w14:textId="77777777" w:rsidR="00197E58" w:rsidRDefault="00197E58" w:rsidP="00197E58">
            <w:pPr>
              <w:widowControl/>
              <w:spacing w:before="0" w:after="0" w:line="360" w:lineRule="auto"/>
              <w:jc w:val="left"/>
              <w:rPr>
                <w:rFonts w:ascii="Arial" w:hAnsi="Arial" w:cs="Arial"/>
                <w:sz w:val="24"/>
                <w:szCs w:val="24"/>
              </w:rPr>
            </w:pPr>
            <w:r>
              <w:rPr>
                <w:rFonts w:ascii="Arial" w:hAnsi="Arial" w:cs="Arial"/>
                <w:sz w:val="24"/>
                <w:szCs w:val="24"/>
              </w:rPr>
              <w:t xml:space="preserve">[6] R. Ūselis, A. Serackis, and R. Pomarnacki, “Signal processing optimization in resource-limited IoT for fault prediction in rotating machinery,” </w:t>
            </w:r>
            <w:r>
              <w:rPr>
                <w:rFonts w:ascii="Arial" w:hAnsi="Arial" w:cs="Arial"/>
                <w:i/>
                <w:iCs/>
                <w:sz w:val="24"/>
                <w:szCs w:val="24"/>
              </w:rPr>
              <w:t>Electronics</w:t>
            </w:r>
            <w:r>
              <w:rPr>
                <w:rFonts w:ascii="Arial" w:hAnsi="Arial" w:cs="Arial"/>
                <w:sz w:val="24"/>
                <w:szCs w:val="24"/>
              </w:rPr>
              <w:t>, vol. 14, no. 18, Art. no. 3670, 2025.</w:t>
            </w:r>
          </w:p>
          <w:p w14:paraId="00D516DF" w14:textId="77777777" w:rsidR="00197E58" w:rsidRPr="00197E58" w:rsidRDefault="00197E58" w:rsidP="00197E58">
            <w:pPr>
              <w:widowControl/>
              <w:spacing w:before="0" w:after="0" w:line="360" w:lineRule="auto"/>
              <w:jc w:val="left"/>
              <w:rPr>
                <w:rFonts w:ascii="Arial" w:hAnsi="Arial" w:cs="Arial"/>
                <w:sz w:val="24"/>
                <w:szCs w:val="24"/>
              </w:rPr>
            </w:pPr>
          </w:p>
          <w:p w14:paraId="04CDBF9A" w14:textId="77777777" w:rsidR="00197E58" w:rsidRDefault="00197E58" w:rsidP="00197E58">
            <w:pPr>
              <w:widowControl/>
              <w:spacing w:before="0" w:after="0" w:line="360" w:lineRule="auto"/>
              <w:jc w:val="left"/>
              <w:rPr>
                <w:rFonts w:ascii="Arial" w:hAnsi="Arial" w:cs="Arial"/>
                <w:sz w:val="24"/>
                <w:szCs w:val="24"/>
              </w:rPr>
            </w:pPr>
            <w:r>
              <w:rPr>
                <w:rFonts w:ascii="Arial" w:hAnsi="Arial" w:cs="Arial"/>
                <w:sz w:val="24"/>
                <w:szCs w:val="24"/>
              </w:rPr>
              <w:t xml:space="preserve">[7] N. Harada, D. Niizumi, D. Takeuchi, Y. Ohishi, M. Yasuda, and S. Saito, “ToyADMOS2: Another dataset of miniature-machine operating sounds for anomalous sound detection under domain shift conditions,” in </w:t>
            </w:r>
            <w:r>
              <w:rPr>
                <w:rFonts w:ascii="Arial" w:hAnsi="Arial" w:cs="Arial"/>
                <w:i/>
                <w:iCs/>
                <w:sz w:val="24"/>
                <w:szCs w:val="24"/>
              </w:rPr>
              <w:t>Proc. Detection and Classification of Acoustic Scenes and Events (DCASE) Workshop</w:t>
            </w:r>
            <w:r>
              <w:rPr>
                <w:rFonts w:ascii="Arial" w:hAnsi="Arial" w:cs="Arial"/>
                <w:sz w:val="24"/>
                <w:szCs w:val="24"/>
              </w:rPr>
              <w:t>, 2021.</w:t>
            </w:r>
          </w:p>
          <w:p w14:paraId="19E47DB7" w14:textId="77777777" w:rsidR="00197E58" w:rsidRPr="00197E58" w:rsidRDefault="00197E58" w:rsidP="00197E58">
            <w:pPr>
              <w:widowControl/>
              <w:spacing w:before="0" w:after="0" w:line="360" w:lineRule="auto"/>
              <w:jc w:val="left"/>
              <w:rPr>
                <w:rFonts w:ascii="Arial" w:hAnsi="Arial" w:cs="Arial"/>
                <w:sz w:val="24"/>
                <w:szCs w:val="24"/>
              </w:rPr>
            </w:pPr>
          </w:p>
          <w:p w14:paraId="0AFA4B09" w14:textId="22842D94" w:rsidR="006038CC" w:rsidRPr="00197E58" w:rsidRDefault="00197E58" w:rsidP="00701AD8">
            <w:pPr>
              <w:widowControl/>
              <w:spacing w:before="0" w:after="0" w:line="360" w:lineRule="auto"/>
              <w:jc w:val="left"/>
              <w:rPr>
                <w:rFonts w:ascii="Arial" w:hAnsi="Arial" w:cs="Arial"/>
                <w:sz w:val="24"/>
                <w:szCs w:val="24"/>
              </w:rPr>
            </w:pPr>
            <w:r>
              <w:rPr>
                <w:rFonts w:ascii="Arial" w:hAnsi="Arial" w:cs="Arial"/>
                <w:sz w:val="24"/>
                <w:szCs w:val="24"/>
              </w:rPr>
              <w:t xml:space="preserve">[8] W. A. Smith and R. B. Randall, “Rolling element bearing diagnostics using the Case Western Reserve University data: A benchmark study,” </w:t>
            </w:r>
            <w:r>
              <w:rPr>
                <w:rFonts w:ascii="Arial" w:hAnsi="Arial" w:cs="Arial"/>
                <w:i/>
                <w:iCs/>
                <w:sz w:val="24"/>
                <w:szCs w:val="24"/>
              </w:rPr>
              <w:t>Mechanical Systems and Signal Processing</w:t>
            </w:r>
            <w:r>
              <w:rPr>
                <w:rFonts w:ascii="Arial" w:hAnsi="Arial" w:cs="Arial"/>
                <w:sz w:val="24"/>
                <w:szCs w:val="24"/>
              </w:rPr>
              <w:t>, vols. 64–65, pp. 100–131, 2015.</w:t>
            </w:r>
          </w:p>
          <w:p w14:paraId="0A6E50F8" w14:textId="77777777" w:rsidR="00197E58" w:rsidRPr="00197E58" w:rsidRDefault="00197E58" w:rsidP="00197E58">
            <w:pPr>
              <w:widowControl/>
              <w:spacing w:before="0" w:after="0" w:line="360" w:lineRule="auto"/>
              <w:jc w:val="left"/>
              <w:rPr>
                <w:rFonts w:ascii="Arial" w:hAnsi="Arial" w:cs="Arial"/>
                <w:sz w:val="24"/>
                <w:szCs w:val="24"/>
              </w:rPr>
            </w:pPr>
          </w:p>
          <w:p w14:paraId="4524E374" w14:textId="77777777" w:rsidR="006038CC" w:rsidRPr="00197E58" w:rsidRDefault="00197E58" w:rsidP="00701AD8">
            <w:pPr>
              <w:widowControl/>
              <w:spacing w:before="0" w:after="0" w:line="360" w:lineRule="auto"/>
              <w:jc w:val="left"/>
              <w:rPr>
                <w:rFonts w:ascii="Arial" w:hAnsi="Arial" w:cs="Arial"/>
                <w:sz w:val="24"/>
                <w:szCs w:val="24"/>
              </w:rPr>
            </w:pPr>
            <w:r>
              <w:rPr>
                <w:rFonts w:ascii="Arial" w:hAnsi="Arial" w:cs="Arial"/>
                <w:sz w:val="24"/>
                <w:szCs w:val="24"/>
              </w:rPr>
              <w:lastRenderedPageBreak/>
              <w:t xml:space="preserve">[9] Y. Tagawa, R. Maskeliūnas, and R. Damaševičius, “Acoustic anomaly detection of mechanical failures in noisy real-life factory environments,” </w:t>
            </w:r>
            <w:r>
              <w:rPr>
                <w:rFonts w:ascii="Arial" w:hAnsi="Arial" w:cs="Arial"/>
                <w:i/>
                <w:iCs/>
                <w:sz w:val="24"/>
                <w:szCs w:val="24"/>
              </w:rPr>
              <w:t>Electronics</w:t>
            </w:r>
            <w:r>
              <w:rPr>
                <w:rFonts w:ascii="Arial" w:hAnsi="Arial" w:cs="Arial"/>
                <w:sz w:val="24"/>
                <w:szCs w:val="24"/>
              </w:rPr>
              <w:t>, vol. 10, no. 19, Art. no. 2329, 2021.</w:t>
            </w:r>
          </w:p>
          <w:p w14:paraId="3336BD2C" w14:textId="77777777" w:rsidR="00197E58" w:rsidRPr="00197E58" w:rsidRDefault="00197E58" w:rsidP="00197E58">
            <w:pPr>
              <w:widowControl/>
              <w:spacing w:before="0" w:after="0" w:line="360" w:lineRule="auto"/>
              <w:jc w:val="left"/>
              <w:rPr>
                <w:rFonts w:ascii="Arial" w:hAnsi="Arial" w:cs="Arial"/>
                <w:sz w:val="24"/>
                <w:szCs w:val="24"/>
              </w:rPr>
            </w:pPr>
          </w:p>
          <w:p w14:paraId="56040744" w14:textId="77777777" w:rsidR="006038CC" w:rsidRPr="00197E58" w:rsidRDefault="00197E58" w:rsidP="00701AD8">
            <w:pPr>
              <w:widowControl/>
              <w:spacing w:before="0" w:after="0" w:line="360" w:lineRule="auto"/>
              <w:jc w:val="left"/>
              <w:rPr>
                <w:rFonts w:ascii="Arial" w:hAnsi="Arial" w:cs="Arial"/>
                <w:sz w:val="24"/>
                <w:szCs w:val="24"/>
              </w:rPr>
            </w:pPr>
            <w:r>
              <w:rPr>
                <w:rFonts w:ascii="Arial" w:hAnsi="Arial" w:cs="Arial"/>
                <w:sz w:val="24"/>
                <w:szCs w:val="24"/>
              </w:rPr>
              <w:t xml:space="preserve">[10] C. E. Garay, F. A. Miranda Bonomi, G. N. Mansilla, M. Fagre, S. G. Guzmán, P. A. Ritorto, F. I. Perez, and M. Katz, “A multimodal TinyML-based predictive maintenance architecture for industrial IoT in the 6G era,” </w:t>
            </w:r>
            <w:r>
              <w:rPr>
                <w:rFonts w:ascii="Arial" w:hAnsi="Arial" w:cs="Arial"/>
                <w:i/>
                <w:iCs/>
                <w:sz w:val="24"/>
                <w:szCs w:val="24"/>
              </w:rPr>
              <w:t>Sensors</w:t>
            </w:r>
            <w:r>
              <w:rPr>
                <w:rFonts w:ascii="Arial" w:hAnsi="Arial" w:cs="Arial"/>
                <w:sz w:val="24"/>
                <w:szCs w:val="24"/>
              </w:rPr>
              <w:t>, vol. 26, no. 14, Art. no. 4536, 2026.</w:t>
            </w:r>
          </w:p>
          <w:p w14:paraId="7397A413" w14:textId="77777777" w:rsidR="00197E58" w:rsidRPr="00197E58" w:rsidRDefault="00197E58" w:rsidP="00197E58">
            <w:pPr>
              <w:widowControl/>
              <w:spacing w:before="0" w:after="0" w:line="360" w:lineRule="auto"/>
              <w:jc w:val="left"/>
              <w:rPr>
                <w:rFonts w:ascii="Arial" w:hAnsi="Arial" w:cs="Arial"/>
                <w:sz w:val="24"/>
                <w:szCs w:val="24"/>
              </w:rPr>
            </w:pPr>
          </w:p>
          <w:p w14:paraId="1B7E6E15" w14:textId="77777777" w:rsidR="006038CC" w:rsidRPr="00197E58" w:rsidRDefault="00197E58" w:rsidP="00701AD8">
            <w:pPr>
              <w:widowControl/>
              <w:spacing w:before="0" w:after="0" w:line="360" w:lineRule="auto"/>
              <w:jc w:val="left"/>
              <w:rPr>
                <w:rFonts w:ascii="Arial" w:hAnsi="Arial" w:cs="Arial"/>
                <w:sz w:val="24"/>
                <w:szCs w:val="24"/>
              </w:rPr>
            </w:pPr>
            <w:r>
              <w:rPr>
                <w:rFonts w:ascii="Arial" w:hAnsi="Arial" w:cs="Arial"/>
                <w:sz w:val="24"/>
                <w:szCs w:val="24"/>
              </w:rPr>
              <w:t xml:space="preserve">[11] S. H. H. Zaidi, A. Shenfield, H. Zhang, and A. Ikpehai, “A systematic review of anomaly and fault detection using machine learning for industrial machinery,” </w:t>
            </w:r>
            <w:r>
              <w:rPr>
                <w:rFonts w:ascii="Arial" w:hAnsi="Arial" w:cs="Arial"/>
                <w:i/>
                <w:iCs/>
                <w:sz w:val="24"/>
                <w:szCs w:val="24"/>
              </w:rPr>
              <w:t>Algorithms</w:t>
            </w:r>
            <w:r>
              <w:rPr>
                <w:rFonts w:ascii="Arial" w:hAnsi="Arial" w:cs="Arial"/>
                <w:sz w:val="24"/>
                <w:szCs w:val="24"/>
              </w:rPr>
              <w:t>, vol. 19, no. 2, Art. no. 108, 2026.</w:t>
            </w:r>
          </w:p>
          <w:p w14:paraId="5C51D4CC" w14:textId="77777777" w:rsidR="00197E58" w:rsidRPr="00197E58" w:rsidRDefault="00197E58" w:rsidP="00197E58">
            <w:pPr>
              <w:widowControl/>
              <w:spacing w:before="0" w:after="0" w:line="360" w:lineRule="auto"/>
              <w:jc w:val="left"/>
              <w:rPr>
                <w:rFonts w:ascii="Arial" w:hAnsi="Arial" w:cs="Arial"/>
                <w:sz w:val="24"/>
                <w:szCs w:val="24"/>
              </w:rPr>
            </w:pPr>
          </w:p>
          <w:p w14:paraId="4A5D86A7" w14:textId="77777777" w:rsidR="006038CC" w:rsidRPr="00197E58" w:rsidRDefault="00197E58" w:rsidP="00701AD8">
            <w:pPr>
              <w:widowControl/>
              <w:spacing w:before="0" w:after="0" w:line="360" w:lineRule="auto"/>
              <w:jc w:val="left"/>
              <w:rPr>
                <w:rFonts w:ascii="Arial" w:hAnsi="Arial" w:cs="Arial"/>
                <w:sz w:val="24"/>
                <w:szCs w:val="24"/>
              </w:rPr>
            </w:pPr>
            <w:r>
              <w:rPr>
                <w:rFonts w:ascii="Arial" w:hAnsi="Arial" w:cs="Arial"/>
                <w:sz w:val="24"/>
                <w:szCs w:val="24"/>
              </w:rPr>
              <w:t xml:space="preserve">[12] Y. Chen, B. Wu, W. Zhong, Y. Guo, D. Wu, Y. Ren, and Y. Zhang, “DBN-BAAE: Enhanced lightweight anomaly detection mechanism with boosting adversarial autoencoder,” </w:t>
            </w:r>
            <w:r>
              <w:rPr>
                <w:rFonts w:ascii="Arial" w:hAnsi="Arial" w:cs="Arial"/>
                <w:i/>
                <w:iCs/>
                <w:sz w:val="24"/>
                <w:szCs w:val="24"/>
              </w:rPr>
              <w:t>Sensors</w:t>
            </w:r>
            <w:r>
              <w:rPr>
                <w:rFonts w:ascii="Arial" w:hAnsi="Arial" w:cs="Arial"/>
                <w:sz w:val="24"/>
                <w:szCs w:val="24"/>
              </w:rPr>
              <w:t>, vol. 25, no. 10, Art. no. 3249, 2025.</w:t>
            </w:r>
          </w:p>
          <w:p w14:paraId="010387C5" w14:textId="77777777" w:rsidR="00197E58" w:rsidRPr="00197E58" w:rsidRDefault="00197E58" w:rsidP="00197E58">
            <w:pPr>
              <w:widowControl/>
              <w:spacing w:before="0" w:after="0" w:line="360" w:lineRule="auto"/>
              <w:jc w:val="left"/>
              <w:rPr>
                <w:rFonts w:ascii="Arial" w:hAnsi="Arial" w:cs="Arial"/>
                <w:sz w:val="24"/>
                <w:szCs w:val="24"/>
              </w:rPr>
            </w:pPr>
          </w:p>
          <w:p w14:paraId="7F7C2E89" w14:textId="77777777" w:rsidR="006038CC" w:rsidRPr="00197E58" w:rsidRDefault="00197E58" w:rsidP="00701AD8">
            <w:pPr>
              <w:widowControl/>
              <w:spacing w:before="0" w:after="0" w:line="360" w:lineRule="auto"/>
              <w:jc w:val="left"/>
              <w:rPr>
                <w:rFonts w:ascii="Arial" w:hAnsi="Arial" w:cs="Arial"/>
                <w:sz w:val="24"/>
                <w:szCs w:val="24"/>
              </w:rPr>
            </w:pPr>
            <w:r>
              <w:rPr>
                <w:rFonts w:ascii="Arial" w:hAnsi="Arial" w:cs="Arial"/>
                <w:sz w:val="24"/>
                <w:szCs w:val="24"/>
              </w:rPr>
              <w:t xml:space="preserve">[13] L. Frosini and E. Bassi, “Stator current and motor efficiency as indicators for different types of bearing faults in induction motors,” </w:t>
            </w:r>
            <w:r>
              <w:rPr>
                <w:rFonts w:ascii="Arial" w:hAnsi="Arial" w:cs="Arial"/>
                <w:i/>
                <w:iCs/>
                <w:sz w:val="24"/>
                <w:szCs w:val="24"/>
              </w:rPr>
              <w:t>IEEE Transactions on Industrial Electronics</w:t>
            </w:r>
            <w:r>
              <w:rPr>
                <w:rFonts w:ascii="Arial" w:hAnsi="Arial" w:cs="Arial"/>
                <w:sz w:val="24"/>
                <w:szCs w:val="24"/>
              </w:rPr>
              <w:t>, vol. 57, no. 1, pp. 244–251, Jan. 2010.</w:t>
            </w:r>
          </w:p>
          <w:p w14:paraId="5A1230C9" w14:textId="77777777" w:rsidR="00197E58" w:rsidRPr="00197E58" w:rsidRDefault="00197E58" w:rsidP="00197E58">
            <w:pPr>
              <w:widowControl/>
              <w:spacing w:before="0" w:after="0" w:line="360" w:lineRule="auto"/>
              <w:jc w:val="left"/>
              <w:rPr>
                <w:rFonts w:ascii="Arial" w:hAnsi="Arial" w:cs="Arial"/>
                <w:sz w:val="24"/>
                <w:szCs w:val="24"/>
              </w:rPr>
            </w:pPr>
          </w:p>
          <w:p w14:paraId="06E66D82" w14:textId="77777777" w:rsidR="006038CC" w:rsidRPr="00197E58" w:rsidRDefault="00197E58" w:rsidP="00701AD8">
            <w:pPr>
              <w:widowControl/>
              <w:spacing w:before="0" w:after="0" w:line="360" w:lineRule="auto"/>
              <w:jc w:val="left"/>
              <w:rPr>
                <w:rFonts w:ascii="Arial" w:hAnsi="Arial" w:cs="Arial"/>
                <w:sz w:val="24"/>
                <w:szCs w:val="24"/>
              </w:rPr>
            </w:pPr>
            <w:r>
              <w:rPr>
                <w:rFonts w:ascii="Arial" w:hAnsi="Arial" w:cs="Arial"/>
                <w:sz w:val="24"/>
                <w:szCs w:val="24"/>
              </w:rPr>
              <w:t xml:space="preserve">[14] R. David et al., “TensorFlow Lite Micro: Embedded machine learning for TinyML systems,” in </w:t>
            </w:r>
            <w:r>
              <w:rPr>
                <w:rFonts w:ascii="Arial" w:hAnsi="Arial" w:cs="Arial"/>
                <w:i/>
                <w:iCs/>
                <w:sz w:val="24"/>
                <w:szCs w:val="24"/>
              </w:rPr>
              <w:t>Proceedings of Machine Learning and Systems (MLSys)</w:t>
            </w:r>
            <w:r>
              <w:rPr>
                <w:rFonts w:ascii="Arial" w:hAnsi="Arial" w:cs="Arial"/>
                <w:sz w:val="24"/>
                <w:szCs w:val="24"/>
              </w:rPr>
              <w:t>, vol. 3, 2021.</w:t>
            </w:r>
          </w:p>
          <w:p w14:paraId="5103C993" w14:textId="77777777" w:rsidR="00197E58" w:rsidRPr="00197E58" w:rsidRDefault="00197E58" w:rsidP="00197E58">
            <w:pPr>
              <w:widowControl/>
              <w:spacing w:before="0" w:after="0" w:line="360" w:lineRule="auto"/>
              <w:jc w:val="left"/>
              <w:rPr>
                <w:rFonts w:ascii="Arial" w:hAnsi="Arial" w:cs="Arial"/>
                <w:sz w:val="24"/>
                <w:szCs w:val="24"/>
              </w:rPr>
            </w:pPr>
          </w:p>
          <w:p w14:paraId="1958F2D5" w14:textId="77777777" w:rsidR="006038CC" w:rsidRPr="00197E58" w:rsidRDefault="00197E58" w:rsidP="00701AD8">
            <w:pPr>
              <w:widowControl/>
              <w:spacing w:before="0" w:after="0" w:line="360" w:lineRule="auto"/>
              <w:jc w:val="left"/>
              <w:rPr>
                <w:rFonts w:ascii="Arial" w:hAnsi="Arial" w:cs="Arial"/>
                <w:sz w:val="24"/>
                <w:szCs w:val="24"/>
              </w:rPr>
            </w:pPr>
            <w:r>
              <w:rPr>
                <w:rFonts w:ascii="Arial" w:hAnsi="Arial" w:cs="Arial"/>
                <w:sz w:val="24"/>
                <w:szCs w:val="24"/>
              </w:rPr>
              <w:t xml:space="preserve">[15] S. Bagavathiappan, B. B. Lahiri, T. Saravanan, J. Philip, and T. Jayakumar, “Infrared thermography for condition monitoring – A review,” </w:t>
            </w:r>
            <w:r>
              <w:rPr>
                <w:rFonts w:ascii="Arial" w:hAnsi="Arial" w:cs="Arial"/>
                <w:i/>
                <w:iCs/>
                <w:sz w:val="24"/>
                <w:szCs w:val="24"/>
              </w:rPr>
              <w:t>Infrared Physics &amp; Technology</w:t>
            </w:r>
            <w:r>
              <w:rPr>
                <w:rFonts w:ascii="Arial" w:hAnsi="Arial" w:cs="Arial"/>
                <w:sz w:val="24"/>
                <w:szCs w:val="24"/>
              </w:rPr>
              <w:t>, vol. 60, pp. 35–55, 2013.</w:t>
            </w:r>
          </w:p>
          <w:p w14:paraId="04689479" w14:textId="77777777" w:rsidR="00197E58" w:rsidRPr="00197E58" w:rsidRDefault="00197E58" w:rsidP="00197E58">
            <w:pPr>
              <w:widowControl/>
              <w:spacing w:before="0" w:after="0" w:line="360" w:lineRule="auto"/>
              <w:jc w:val="left"/>
              <w:rPr>
                <w:rFonts w:ascii="Arial" w:hAnsi="Arial" w:cs="Arial"/>
                <w:sz w:val="24"/>
                <w:szCs w:val="24"/>
              </w:rPr>
            </w:pPr>
          </w:p>
          <w:p w14:paraId="3B149730" w14:textId="77777777" w:rsidR="006038CC" w:rsidRPr="00197E58" w:rsidRDefault="00197E58" w:rsidP="00701AD8">
            <w:pPr>
              <w:widowControl/>
              <w:spacing w:before="0" w:after="0" w:line="360" w:lineRule="auto"/>
              <w:jc w:val="left"/>
              <w:rPr>
                <w:rFonts w:ascii="Arial" w:hAnsi="Arial" w:cs="Arial"/>
                <w:sz w:val="24"/>
                <w:szCs w:val="24"/>
              </w:rPr>
            </w:pPr>
            <w:r>
              <w:rPr>
                <w:rFonts w:ascii="Arial" w:hAnsi="Arial" w:cs="Arial"/>
                <w:sz w:val="24"/>
                <w:szCs w:val="24"/>
              </w:rPr>
              <w:t xml:space="preserve">[16] R. Wang, X. Zhan, H. Bai, E. Dong, Z. Cheng, and X. Jia, “A review of fault diagnosis methods for rotating machinery using infrared thermography,” </w:t>
            </w:r>
            <w:r>
              <w:rPr>
                <w:rFonts w:ascii="Arial" w:hAnsi="Arial" w:cs="Arial"/>
                <w:i/>
                <w:iCs/>
                <w:sz w:val="24"/>
                <w:szCs w:val="24"/>
              </w:rPr>
              <w:t>Micromachines</w:t>
            </w:r>
            <w:r>
              <w:rPr>
                <w:rFonts w:ascii="Arial" w:hAnsi="Arial" w:cs="Arial"/>
                <w:sz w:val="24"/>
                <w:szCs w:val="24"/>
              </w:rPr>
              <w:t>, vol. 13, no. 10, Art. no. 1644, 2022.</w:t>
            </w:r>
          </w:p>
          <w:p w14:paraId="23354CE5" w14:textId="77777777" w:rsidR="00197E58" w:rsidRPr="00197E58" w:rsidRDefault="00197E58" w:rsidP="00197E58">
            <w:pPr>
              <w:widowControl/>
              <w:spacing w:before="0" w:after="0" w:line="360" w:lineRule="auto"/>
              <w:jc w:val="left"/>
              <w:rPr>
                <w:rFonts w:ascii="Arial" w:hAnsi="Arial" w:cs="Arial"/>
                <w:sz w:val="24"/>
                <w:szCs w:val="24"/>
              </w:rPr>
            </w:pPr>
          </w:p>
          <w:p w14:paraId="4ED3C4C8" w14:textId="77777777" w:rsidR="006038CC" w:rsidRPr="00197E58" w:rsidRDefault="00197E58" w:rsidP="00701AD8">
            <w:pPr>
              <w:widowControl/>
              <w:spacing w:before="0" w:after="0" w:line="360" w:lineRule="auto"/>
              <w:jc w:val="left"/>
              <w:rPr>
                <w:rFonts w:ascii="Arial" w:hAnsi="Arial" w:cs="Arial"/>
                <w:sz w:val="24"/>
                <w:szCs w:val="24"/>
              </w:rPr>
            </w:pPr>
            <w:r>
              <w:rPr>
                <w:rFonts w:ascii="Arial" w:hAnsi="Arial" w:cs="Arial"/>
                <w:sz w:val="24"/>
                <w:szCs w:val="24"/>
              </w:rPr>
              <w:t>[17] A. Vasilache, S. Nitzsche, D. Floegel, T. Schuermann, S. von Dosky, T. Bierweiler, M. Mußler, F. Kälber, S. Hohmann, and J. Becker, “Low-power vibration-</w:t>
            </w:r>
            <w:r>
              <w:rPr>
                <w:rFonts w:ascii="Arial" w:hAnsi="Arial" w:cs="Arial"/>
                <w:sz w:val="24"/>
                <w:szCs w:val="24"/>
              </w:rPr>
              <w:lastRenderedPageBreak/>
              <w:t xml:space="preserve">based predictive maintenance for Industry 4.0 using neural networks: A survey,” </w:t>
            </w:r>
            <w:proofErr w:type="spellStart"/>
            <w:r>
              <w:rPr>
                <w:rFonts w:ascii="Arial" w:hAnsi="Arial" w:cs="Arial"/>
                <w:sz w:val="24"/>
                <w:szCs w:val="24"/>
              </w:rPr>
              <w:t>arXiv</w:t>
            </w:r>
            <w:proofErr w:type="spellEnd"/>
            <w:r>
              <w:rPr>
                <w:rFonts w:ascii="Arial" w:hAnsi="Arial" w:cs="Arial"/>
                <w:sz w:val="24"/>
                <w:szCs w:val="24"/>
              </w:rPr>
              <w:t xml:space="preserve"> preprint arXiv:2408.00516, 2024.</w:t>
            </w:r>
          </w:p>
        </w:tc>
      </w:tr>
      <w:tr w:rsidR="006038CC" w14:paraId="38866B55" w14:textId="77777777" w:rsidTr="002E521A">
        <w:trPr>
          <w:trHeight w:val="967"/>
        </w:trPr>
        <w:tc>
          <w:tcPr>
            <w:tcW w:w="403" w:type="dxa"/>
          </w:tcPr>
          <w:p w14:paraId="5FD3485F"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vAlign w:val="center"/>
          </w:tcPr>
          <w:p w14:paraId="478C4565" w14:textId="77777777" w:rsidR="006038CC" w:rsidRDefault="00404C5B">
            <w:pPr>
              <w:pBdr>
                <w:top w:val="nil"/>
                <w:left w:val="nil"/>
                <w:bottom w:val="nil"/>
                <w:right w:val="nil"/>
                <w:between w:val="nil"/>
              </w:pBdr>
              <w:shd w:val="clear" w:color="auto" w:fill="FFFFFF"/>
              <w:tabs>
                <w:tab w:val="left" w:pos="2245"/>
              </w:tabs>
              <w:spacing w:before="60" w:after="60" w:line="276" w:lineRule="auto"/>
              <w:ind w:right="54"/>
              <w:rPr>
                <w:rFonts w:ascii="Arial" w:eastAsia="Arial" w:hAnsi="Arial" w:cs="Arial"/>
                <w:color w:val="0000FF"/>
                <w:sz w:val="24"/>
                <w:szCs w:val="24"/>
              </w:rPr>
            </w:pPr>
            <w:r>
              <w:rPr>
                <w:rFonts w:ascii="Arial" w:eastAsia="Arial" w:hAnsi="Arial" w:cs="Arial"/>
                <w:b/>
                <w:bCs/>
                <w:color w:val="0000FF"/>
                <w:sz w:val="24"/>
                <w:szCs w:val="24"/>
              </w:rPr>
              <w:t>Processing Fee Payment Details:</w:t>
            </w:r>
          </w:p>
          <w:p w14:paraId="4DF91124" w14:textId="7101FAB6" w:rsidR="006038CC" w:rsidRPr="006A3BB2" w:rsidRDefault="00404C5B">
            <w:pPr>
              <w:spacing w:before="60" w:after="60"/>
              <w:rPr>
                <w:rFonts w:ascii="Arial" w:eastAsia="Arial" w:hAnsi="Arial" w:cs="Arial"/>
                <w:color w:val="548DD4" w:themeColor="text2" w:themeTint="99"/>
                <w:sz w:val="24"/>
                <w:szCs w:val="24"/>
              </w:rPr>
            </w:pPr>
            <w:r w:rsidRPr="006A3BB2">
              <w:rPr>
                <w:rFonts w:ascii="Arial" w:eastAsia="Arial" w:hAnsi="Arial" w:cs="Arial"/>
                <w:b/>
                <w:bCs/>
                <w:color w:val="548DD4" w:themeColor="text2" w:themeTint="99"/>
                <w:sz w:val="24"/>
                <w:szCs w:val="24"/>
              </w:rPr>
              <w:t>Payment Details:</w:t>
            </w:r>
          </w:p>
          <w:p w14:paraId="6713762E" w14:textId="5DB6365A" w:rsidR="006038CC" w:rsidRDefault="00404C5B">
            <w:pPr>
              <w:widowControl/>
              <w:numPr>
                <w:ilvl w:val="0"/>
                <w:numId w:val="7"/>
              </w:numPr>
              <w:spacing w:before="60" w:after="60"/>
              <w:jc w:val="left"/>
              <w:rPr>
                <w:rFonts w:ascii="Arial" w:eastAsia="Arial" w:hAnsi="Arial" w:cs="Arial"/>
                <w:sz w:val="24"/>
                <w:szCs w:val="24"/>
              </w:rPr>
            </w:pPr>
            <w:r>
              <w:rPr>
                <w:rFonts w:ascii="Arial" w:eastAsia="Arial" w:hAnsi="Arial" w:cs="Arial"/>
                <w:sz w:val="24"/>
                <w:szCs w:val="24"/>
              </w:rPr>
              <w:t xml:space="preserve">Mode of Payment: </w:t>
            </w:r>
            <w:r>
              <w:rPr>
                <w:rFonts w:ascii="Arial" w:eastAsia="Arial" w:hAnsi="Arial" w:cs="Arial"/>
                <w:b/>
                <w:bCs/>
                <w:sz w:val="24"/>
                <w:szCs w:val="24"/>
              </w:rPr>
              <w:sym w:font="Wingdings" w:char="F0FC"/>
            </w:r>
            <w:r>
              <w:rPr>
                <w:rFonts w:ascii="Arial" w:eastAsia="Arial" w:hAnsi="Arial" w:cs="Arial"/>
                <w:b/>
                <w:bCs/>
                <w:sz w:val="24"/>
                <w:szCs w:val="24"/>
              </w:rPr>
              <w:t xml:space="preserve"> </w:t>
            </w:r>
            <w:r>
              <w:rPr>
                <w:rFonts w:ascii="Arial" w:eastAsia="Arial" w:hAnsi="Arial" w:cs="Arial"/>
                <w:sz w:val="24"/>
                <w:szCs w:val="24"/>
              </w:rPr>
              <w:t xml:space="preserve">UPI </w:t>
            </w:r>
            <w:sdt>
              <w:sdtPr>
                <w:tag w:val="goog_rdk_2"/>
                <w:id w:val="731504474"/>
              </w:sdtPr>
              <w:sdtContent>
                <w:r>
                  <w:rPr>
                    <w:rFonts w:ascii="Arial Unicode MS" w:eastAsia="Arial Unicode MS" w:hAnsi="Arial Unicode MS" w:cs="Arial Unicode MS"/>
                    <w:sz w:val="24"/>
                    <w:szCs w:val="24"/>
                  </w:rPr>
                  <w:t>☐</w:t>
                </w:r>
              </w:sdtContent>
            </w:sdt>
            <w:r>
              <w:rPr>
                <w:rFonts w:ascii="Arial" w:eastAsia="Arial" w:hAnsi="Arial" w:cs="Arial"/>
                <w:sz w:val="24"/>
                <w:szCs w:val="24"/>
              </w:rPr>
              <w:t xml:space="preserve"> NEFT</w:t>
            </w:r>
          </w:p>
          <w:p w14:paraId="70A9B653" w14:textId="3D0CC6BF" w:rsidR="006038CC" w:rsidRDefault="00404C5B">
            <w:pPr>
              <w:widowControl/>
              <w:numPr>
                <w:ilvl w:val="0"/>
                <w:numId w:val="7"/>
              </w:numPr>
              <w:spacing w:before="60" w:after="60"/>
              <w:jc w:val="left"/>
              <w:rPr>
                <w:rFonts w:ascii="Arial" w:eastAsia="Arial" w:hAnsi="Arial" w:cs="Arial"/>
                <w:sz w:val="24"/>
                <w:szCs w:val="24"/>
              </w:rPr>
            </w:pPr>
            <w:r>
              <w:rPr>
                <w:rFonts w:ascii="Arial" w:eastAsia="Arial" w:hAnsi="Arial" w:cs="Arial"/>
                <w:sz w:val="24"/>
                <w:szCs w:val="24"/>
              </w:rPr>
              <w:t>Transaction / UTR / Reference Number: 534376077274 (UTR)</w:t>
            </w:r>
          </w:p>
          <w:p w14:paraId="39C47268" w14:textId="5EB202FD" w:rsidR="006038CC" w:rsidRDefault="00404C5B">
            <w:pPr>
              <w:widowControl/>
              <w:numPr>
                <w:ilvl w:val="0"/>
                <w:numId w:val="7"/>
              </w:numPr>
              <w:spacing w:before="60" w:after="60"/>
              <w:jc w:val="left"/>
              <w:rPr>
                <w:rFonts w:ascii="Arial" w:eastAsia="Arial" w:hAnsi="Arial" w:cs="Arial"/>
                <w:sz w:val="24"/>
                <w:szCs w:val="24"/>
              </w:rPr>
            </w:pPr>
            <w:r>
              <w:rPr>
                <w:rFonts w:ascii="Arial" w:eastAsia="Arial" w:hAnsi="Arial" w:cs="Arial"/>
                <w:sz w:val="24"/>
                <w:szCs w:val="24"/>
              </w:rPr>
              <w:t>Date of Payment: 16 / 10 / 2026</w:t>
            </w:r>
          </w:p>
          <w:p w14:paraId="4065DB1E" w14:textId="77777777" w:rsidR="006038CC" w:rsidRDefault="00404C5B">
            <w:pPr>
              <w:widowControl/>
              <w:numPr>
                <w:ilvl w:val="0"/>
                <w:numId w:val="7"/>
              </w:numPr>
              <w:spacing w:before="60" w:after="60"/>
              <w:jc w:val="left"/>
              <w:rPr>
                <w:rFonts w:ascii="Arial" w:eastAsia="Arial" w:hAnsi="Arial" w:cs="Arial"/>
                <w:sz w:val="24"/>
                <w:szCs w:val="24"/>
              </w:rPr>
            </w:pPr>
            <w:r>
              <w:rPr>
                <w:rFonts w:ascii="Arial" w:eastAsia="Arial" w:hAnsi="Arial" w:cs="Arial"/>
                <w:sz w:val="24"/>
                <w:szCs w:val="24"/>
              </w:rPr>
              <w:t>Amount Paid: ₹1,180/-</w:t>
            </w:r>
          </w:p>
          <w:p w14:paraId="1E93F7D9" w14:textId="35D3BF2D" w:rsidR="006038CC" w:rsidRDefault="00404C5B">
            <w:pPr>
              <w:widowControl/>
              <w:numPr>
                <w:ilvl w:val="0"/>
                <w:numId w:val="7"/>
              </w:numPr>
              <w:spacing w:before="60" w:after="60"/>
              <w:jc w:val="left"/>
              <w:rPr>
                <w:rFonts w:ascii="Arial" w:eastAsia="Arial" w:hAnsi="Arial" w:cs="Arial"/>
                <w:sz w:val="24"/>
                <w:szCs w:val="24"/>
              </w:rPr>
            </w:pPr>
            <w:r>
              <w:rPr>
                <w:rFonts w:ascii="Arial" w:eastAsia="Arial" w:hAnsi="Arial" w:cs="Arial"/>
                <w:sz w:val="24"/>
                <w:szCs w:val="24"/>
              </w:rPr>
              <w:t>Name of Account Holder: Nikitha D</w:t>
            </w:r>
          </w:p>
          <w:p w14:paraId="2D981387" w14:textId="70D363B4" w:rsidR="006038CC" w:rsidRDefault="00404C5B">
            <w:pPr>
              <w:widowControl/>
              <w:numPr>
                <w:ilvl w:val="0"/>
                <w:numId w:val="7"/>
              </w:numPr>
              <w:spacing w:before="60" w:after="60"/>
              <w:jc w:val="left"/>
              <w:rPr>
                <w:rFonts w:ascii="Arial" w:eastAsia="Arial" w:hAnsi="Arial" w:cs="Arial"/>
                <w:sz w:val="24"/>
                <w:szCs w:val="24"/>
              </w:rPr>
            </w:pPr>
            <w:r>
              <w:rPr>
                <w:rFonts w:ascii="Arial" w:eastAsia="Arial" w:hAnsi="Arial" w:cs="Arial"/>
                <w:sz w:val="24"/>
                <w:szCs w:val="24"/>
              </w:rPr>
              <w:t xml:space="preserve">Name of Bank (for NEFT): </w:t>
            </w:r>
          </w:p>
          <w:p w14:paraId="3E31F7C3" w14:textId="073E9A43" w:rsidR="006038CC" w:rsidRDefault="00404C5B">
            <w:pPr>
              <w:widowControl/>
              <w:numPr>
                <w:ilvl w:val="0"/>
                <w:numId w:val="7"/>
              </w:numPr>
              <w:spacing w:before="60" w:after="60"/>
              <w:jc w:val="left"/>
              <w:rPr>
                <w:rFonts w:ascii="Arial" w:eastAsia="Arial" w:hAnsi="Arial" w:cs="Arial"/>
                <w:sz w:val="24"/>
                <w:szCs w:val="24"/>
              </w:rPr>
            </w:pPr>
            <w:r>
              <w:rPr>
                <w:rFonts w:ascii="Arial" w:eastAsia="Arial" w:hAnsi="Arial" w:cs="Arial"/>
                <w:sz w:val="24"/>
                <w:szCs w:val="24"/>
              </w:rPr>
              <w:t>UPI ID Used: 8050120456@ybl</w:t>
            </w:r>
          </w:p>
          <w:p w14:paraId="1DFAC5E4" w14:textId="2FAF4654" w:rsidR="006038CC" w:rsidRDefault="00404C5B">
            <w:pPr>
              <w:spacing w:before="60" w:after="60" w:line="360" w:lineRule="auto"/>
              <w:rPr>
                <w:rFonts w:ascii="Arial" w:eastAsia="Arial" w:hAnsi="Arial" w:cs="Arial"/>
                <w:sz w:val="24"/>
                <w:szCs w:val="24"/>
              </w:rPr>
            </w:pPr>
            <w:r>
              <w:rPr>
                <w:rFonts w:ascii="Arial" w:eastAsia="Arial" w:hAnsi="Arial" w:cs="Arial"/>
                <w:b/>
                <w:bCs/>
                <w:color w:val="0000FF"/>
                <w:sz w:val="24"/>
                <w:szCs w:val="24"/>
              </w:rPr>
              <w:t>Attachment:</w:t>
            </w:r>
            <w:r>
              <w:rPr>
                <w:rFonts w:ascii="Arial" w:eastAsia="Arial" w:hAnsi="Arial" w:cs="Arial"/>
                <w:b/>
                <w:bCs/>
                <w:color w:val="0000FF"/>
                <w:sz w:val="24"/>
                <w:szCs w:val="24"/>
              </w:rPr>
              <w:br/>
            </w:r>
            <w:sdt>
              <w:sdtPr>
                <w:tag w:val="goog_rdk_3"/>
                <w:id w:val="-1526704121"/>
              </w:sdtPr>
              <w:sdtContent>
                <w:r>
                  <w:rPr>
                    <w:rFonts w:ascii="Arial" w:eastAsia="Arial" w:hAnsi="Arial" w:cs="Arial"/>
                    <w:b/>
                    <w:bCs/>
                    <w:sz w:val="24"/>
                    <w:szCs w:val="24"/>
                  </w:rPr>
                  <w:sym w:font="Wingdings" w:char="F0FC"/>
                </w:r>
              </w:sdtContent>
            </w:sdt>
            <w:r>
              <w:rPr>
                <w:rFonts w:ascii="Arial" w:eastAsia="Arial" w:hAnsi="Arial" w:cs="Arial"/>
                <w:sz w:val="24"/>
                <w:szCs w:val="24"/>
              </w:rPr>
              <w:t xml:space="preserve"> Copy of UPI Payment Receipt / NEFT Transaction Receipt enclosed.</w:t>
            </w:r>
          </w:p>
        </w:tc>
      </w:tr>
      <w:tr w:rsidR="006038CC" w14:paraId="4324CBAD" w14:textId="77777777" w:rsidTr="002E521A">
        <w:trPr>
          <w:trHeight w:val="967"/>
        </w:trPr>
        <w:tc>
          <w:tcPr>
            <w:tcW w:w="403" w:type="dxa"/>
          </w:tcPr>
          <w:p w14:paraId="17D07BDD" w14:textId="77777777" w:rsidR="006038CC" w:rsidRDefault="006038CC">
            <w:pPr>
              <w:widowControl/>
              <w:numPr>
                <w:ilvl w:val="0"/>
                <w:numId w:val="1"/>
              </w:numPr>
              <w:pBdr>
                <w:top w:val="nil"/>
                <w:left w:val="nil"/>
                <w:bottom w:val="nil"/>
                <w:right w:val="nil"/>
                <w:between w:val="nil"/>
              </w:pBdr>
              <w:spacing w:before="60" w:after="60" w:line="276" w:lineRule="auto"/>
              <w:jc w:val="center"/>
              <w:rPr>
                <w:rFonts w:ascii="Arial" w:eastAsia="Arial" w:hAnsi="Arial" w:cs="Arial"/>
                <w:color w:val="000000"/>
              </w:rPr>
            </w:pPr>
          </w:p>
        </w:tc>
        <w:tc>
          <w:tcPr>
            <w:tcW w:w="9254" w:type="dxa"/>
          </w:tcPr>
          <w:p w14:paraId="342C9AE9" w14:textId="77777777" w:rsidR="006038CC" w:rsidRDefault="00404C5B">
            <w:pPr>
              <w:tabs>
                <w:tab w:val="center" w:pos="9923"/>
              </w:tabs>
              <w:spacing w:before="60" w:after="60"/>
              <w:rPr>
                <w:rFonts w:ascii="Arial" w:eastAsia="Arial" w:hAnsi="Arial" w:cs="Arial"/>
                <w:color w:val="0000FF"/>
                <w:sz w:val="24"/>
                <w:szCs w:val="24"/>
              </w:rPr>
            </w:pPr>
            <w:r>
              <w:rPr>
                <w:rFonts w:ascii="Arial" w:eastAsia="Arial" w:hAnsi="Arial" w:cs="Arial"/>
                <w:b/>
                <w:bCs/>
                <w:color w:val="0000FF"/>
                <w:sz w:val="24"/>
                <w:szCs w:val="24"/>
              </w:rPr>
              <w:t>Student Details with Signature:</w:t>
            </w: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2787"/>
              <w:gridCol w:w="2041"/>
              <w:gridCol w:w="2127"/>
              <w:gridCol w:w="1697"/>
            </w:tblGrid>
            <w:tr w:rsidR="006038CC" w14:paraId="4E34886F" w14:textId="77777777" w:rsidTr="00701AD8">
              <w:trPr>
                <w:trHeight w:val="264"/>
              </w:trPr>
              <w:tc>
                <w:tcPr>
                  <w:tcW w:w="562" w:type="dxa"/>
                  <w:vAlign w:val="center"/>
                </w:tcPr>
                <w:p w14:paraId="2E3FBD61"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Sl. No.</w:t>
                  </w:r>
                </w:p>
              </w:tc>
              <w:tc>
                <w:tcPr>
                  <w:tcW w:w="2787" w:type="dxa"/>
                  <w:vAlign w:val="center"/>
                </w:tcPr>
                <w:p w14:paraId="5E50F8D2"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Name of Student</w:t>
                  </w:r>
                </w:p>
                <w:p w14:paraId="63666E2C"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(Block Letters)</w:t>
                  </w:r>
                </w:p>
              </w:tc>
              <w:tc>
                <w:tcPr>
                  <w:tcW w:w="2041" w:type="dxa"/>
                  <w:vAlign w:val="center"/>
                </w:tcPr>
                <w:p w14:paraId="6B9D7EAD"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USN / Registration No.</w:t>
                  </w:r>
                </w:p>
              </w:tc>
              <w:tc>
                <w:tcPr>
                  <w:tcW w:w="2127" w:type="dxa"/>
                  <w:vAlign w:val="center"/>
                </w:tcPr>
                <w:p w14:paraId="141193E2"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Signature</w:t>
                  </w:r>
                </w:p>
              </w:tc>
              <w:tc>
                <w:tcPr>
                  <w:tcW w:w="1697" w:type="dxa"/>
                  <w:vAlign w:val="center"/>
                </w:tcPr>
                <w:p w14:paraId="01630146" w14:textId="77777777" w:rsidR="006038CC" w:rsidRDefault="00404C5B">
                  <w:pPr>
                    <w:tabs>
                      <w:tab w:val="center" w:pos="9923"/>
                    </w:tabs>
                    <w:spacing w:before="60" w:after="60"/>
                    <w:jc w:val="center"/>
                    <w:rPr>
                      <w:rFonts w:ascii="Arial" w:eastAsia="Arial" w:hAnsi="Arial" w:cs="Arial"/>
                      <w:sz w:val="20"/>
                      <w:szCs w:val="20"/>
                    </w:rPr>
                  </w:pPr>
                  <w:r>
                    <w:rPr>
                      <w:rFonts w:ascii="Arial" w:eastAsia="Arial" w:hAnsi="Arial" w:cs="Arial"/>
                      <w:b/>
                      <w:bCs/>
                      <w:sz w:val="20"/>
                      <w:szCs w:val="20"/>
                    </w:rPr>
                    <w:t>Date</w:t>
                  </w:r>
                </w:p>
              </w:tc>
            </w:tr>
            <w:tr w:rsidR="006038CC" w14:paraId="78FF5014" w14:textId="77777777" w:rsidTr="00701AD8">
              <w:tc>
                <w:tcPr>
                  <w:tcW w:w="562" w:type="dxa"/>
                  <w:vAlign w:val="center"/>
                </w:tcPr>
                <w:p w14:paraId="5062F865" w14:textId="77777777" w:rsidR="006038CC" w:rsidRDefault="00404C5B">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1.</w:t>
                  </w:r>
                </w:p>
              </w:tc>
              <w:tc>
                <w:tcPr>
                  <w:tcW w:w="2787" w:type="dxa"/>
                  <w:vAlign w:val="center"/>
                </w:tcPr>
                <w:p w14:paraId="7FE01979" w14:textId="77777777" w:rsidR="006038CC" w:rsidRPr="00AA24DF" w:rsidRDefault="00462205">
                  <w:pPr>
                    <w:tabs>
                      <w:tab w:val="center" w:pos="9923"/>
                    </w:tabs>
                    <w:spacing w:before="60" w:after="60" w:line="276" w:lineRule="auto"/>
                    <w:rPr>
                      <w:rFonts w:ascii="Arial" w:eastAsia="Arial" w:hAnsi="Arial" w:cs="Arial"/>
                      <w:sz w:val="24"/>
                      <w:szCs w:val="24"/>
                    </w:rPr>
                  </w:pPr>
                  <w:r>
                    <w:rPr>
                      <w:rFonts w:ascii="Arial" w:eastAsia="Arial" w:hAnsi="Arial" w:cs="Arial"/>
                      <w:sz w:val="24"/>
                      <w:szCs w:val="24"/>
                    </w:rPr>
                    <w:t>NIKITHA D</w:t>
                  </w:r>
                </w:p>
              </w:tc>
              <w:tc>
                <w:tcPr>
                  <w:tcW w:w="2041" w:type="dxa"/>
                  <w:vAlign w:val="center"/>
                </w:tcPr>
                <w:p w14:paraId="533E2E8B" w14:textId="77777777" w:rsidR="006038CC" w:rsidRPr="00AA24DF" w:rsidRDefault="00462205">
                  <w:pPr>
                    <w:tabs>
                      <w:tab w:val="center" w:pos="9923"/>
                    </w:tabs>
                    <w:spacing w:before="60" w:after="60" w:line="276" w:lineRule="auto"/>
                    <w:rPr>
                      <w:rFonts w:ascii="Arial" w:eastAsia="Arial" w:hAnsi="Arial" w:cs="Arial"/>
                      <w:sz w:val="24"/>
                      <w:szCs w:val="24"/>
                    </w:rPr>
                  </w:pPr>
                  <w:r>
                    <w:rPr>
                      <w:rFonts w:ascii="Arial" w:eastAsia="Arial" w:hAnsi="Arial" w:cs="Arial"/>
                      <w:sz w:val="24"/>
                      <w:szCs w:val="24"/>
                    </w:rPr>
                    <w:t>ENG23CS0384</w:t>
                  </w:r>
                </w:p>
              </w:tc>
              <w:tc>
                <w:tcPr>
                  <w:tcW w:w="2127" w:type="dxa"/>
                  <w:vAlign w:val="center"/>
                </w:tcPr>
                <w:p w14:paraId="138C6071" w14:textId="77777777" w:rsidR="006038CC" w:rsidRDefault="006038CC">
                  <w:pPr>
                    <w:tabs>
                      <w:tab w:val="center" w:pos="9923"/>
                    </w:tabs>
                    <w:spacing w:before="60" w:after="60" w:line="276" w:lineRule="auto"/>
                    <w:rPr>
                      <w:rFonts w:ascii="Arial" w:eastAsia="Arial" w:hAnsi="Arial" w:cs="Arial"/>
                      <w:sz w:val="20"/>
                      <w:szCs w:val="20"/>
                    </w:rPr>
                  </w:pPr>
                </w:p>
              </w:tc>
              <w:tc>
                <w:tcPr>
                  <w:tcW w:w="1697" w:type="dxa"/>
                  <w:vAlign w:val="center"/>
                </w:tcPr>
                <w:p w14:paraId="0B5C8FA4" w14:textId="77777777" w:rsidR="006038CC" w:rsidRDefault="006038CC">
                  <w:pPr>
                    <w:tabs>
                      <w:tab w:val="center" w:pos="9923"/>
                    </w:tabs>
                    <w:spacing w:before="60" w:after="60" w:line="276" w:lineRule="auto"/>
                    <w:rPr>
                      <w:rFonts w:ascii="Arial" w:eastAsia="Arial" w:hAnsi="Arial" w:cs="Arial"/>
                      <w:sz w:val="20"/>
                      <w:szCs w:val="20"/>
                    </w:rPr>
                  </w:pPr>
                </w:p>
              </w:tc>
            </w:tr>
            <w:tr w:rsidR="006038CC" w14:paraId="78987B1D" w14:textId="77777777" w:rsidTr="00701AD8">
              <w:tc>
                <w:tcPr>
                  <w:tcW w:w="562" w:type="dxa"/>
                  <w:vAlign w:val="center"/>
                </w:tcPr>
                <w:p w14:paraId="75B016BC" w14:textId="77777777" w:rsidR="006038CC" w:rsidRDefault="00404C5B">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2.</w:t>
                  </w:r>
                </w:p>
              </w:tc>
              <w:tc>
                <w:tcPr>
                  <w:tcW w:w="2787" w:type="dxa"/>
                  <w:vAlign w:val="center"/>
                </w:tcPr>
                <w:p w14:paraId="7F6513B8" w14:textId="77777777" w:rsidR="006038CC" w:rsidRPr="00AA24DF" w:rsidRDefault="00462205">
                  <w:pPr>
                    <w:tabs>
                      <w:tab w:val="center" w:pos="9923"/>
                    </w:tabs>
                    <w:spacing w:before="60" w:after="60" w:line="276" w:lineRule="auto"/>
                    <w:rPr>
                      <w:rFonts w:ascii="Arial" w:eastAsia="Arial" w:hAnsi="Arial" w:cs="Arial"/>
                      <w:sz w:val="24"/>
                      <w:szCs w:val="24"/>
                    </w:rPr>
                  </w:pPr>
                  <w:r>
                    <w:rPr>
                      <w:rFonts w:ascii="Arial" w:eastAsia="Arial" w:hAnsi="Arial" w:cs="Arial"/>
                      <w:sz w:val="24"/>
                      <w:szCs w:val="24"/>
                    </w:rPr>
                    <w:t>MONALISA</w:t>
                  </w:r>
                </w:p>
              </w:tc>
              <w:tc>
                <w:tcPr>
                  <w:tcW w:w="2041" w:type="dxa"/>
                  <w:vAlign w:val="center"/>
                </w:tcPr>
                <w:p w14:paraId="63B2698F" w14:textId="77777777" w:rsidR="006038CC" w:rsidRPr="00AA24DF" w:rsidRDefault="00AA24DF">
                  <w:pPr>
                    <w:tabs>
                      <w:tab w:val="center" w:pos="9923"/>
                    </w:tabs>
                    <w:spacing w:before="60" w:after="60" w:line="276" w:lineRule="auto"/>
                    <w:rPr>
                      <w:rFonts w:ascii="Arial" w:eastAsia="Arial" w:hAnsi="Arial" w:cs="Arial"/>
                      <w:sz w:val="24"/>
                      <w:szCs w:val="24"/>
                    </w:rPr>
                  </w:pPr>
                  <w:r>
                    <w:rPr>
                      <w:rFonts w:ascii="Arial" w:eastAsia="Arial" w:hAnsi="Arial" w:cs="Arial"/>
                      <w:sz w:val="24"/>
                      <w:szCs w:val="24"/>
                    </w:rPr>
                    <w:t>ENG23CS0368</w:t>
                  </w:r>
                </w:p>
              </w:tc>
              <w:tc>
                <w:tcPr>
                  <w:tcW w:w="2127" w:type="dxa"/>
                  <w:vAlign w:val="center"/>
                </w:tcPr>
                <w:p w14:paraId="4E888C8F" w14:textId="77777777" w:rsidR="006038CC" w:rsidRDefault="006038CC">
                  <w:pPr>
                    <w:tabs>
                      <w:tab w:val="center" w:pos="9923"/>
                    </w:tabs>
                    <w:spacing w:before="60" w:after="60" w:line="276" w:lineRule="auto"/>
                    <w:rPr>
                      <w:rFonts w:ascii="Arial" w:eastAsia="Arial" w:hAnsi="Arial" w:cs="Arial"/>
                      <w:sz w:val="20"/>
                      <w:szCs w:val="20"/>
                    </w:rPr>
                  </w:pPr>
                </w:p>
              </w:tc>
              <w:tc>
                <w:tcPr>
                  <w:tcW w:w="1697" w:type="dxa"/>
                  <w:vAlign w:val="center"/>
                </w:tcPr>
                <w:p w14:paraId="67851C38" w14:textId="77777777" w:rsidR="006038CC" w:rsidRDefault="006038CC">
                  <w:pPr>
                    <w:tabs>
                      <w:tab w:val="center" w:pos="9923"/>
                    </w:tabs>
                    <w:spacing w:before="60" w:after="60" w:line="276" w:lineRule="auto"/>
                    <w:rPr>
                      <w:rFonts w:ascii="Arial" w:eastAsia="Arial" w:hAnsi="Arial" w:cs="Arial"/>
                      <w:sz w:val="20"/>
                      <w:szCs w:val="20"/>
                    </w:rPr>
                  </w:pPr>
                </w:p>
              </w:tc>
            </w:tr>
            <w:tr w:rsidR="006038CC" w14:paraId="0FB839BF" w14:textId="77777777" w:rsidTr="00701AD8">
              <w:tc>
                <w:tcPr>
                  <w:tcW w:w="562" w:type="dxa"/>
                  <w:vAlign w:val="center"/>
                </w:tcPr>
                <w:p w14:paraId="0CB80186" w14:textId="77777777" w:rsidR="006038CC" w:rsidRDefault="00404C5B">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3.</w:t>
                  </w:r>
                </w:p>
              </w:tc>
              <w:tc>
                <w:tcPr>
                  <w:tcW w:w="2787" w:type="dxa"/>
                  <w:vAlign w:val="center"/>
                </w:tcPr>
                <w:p w14:paraId="0A1F1A12" w14:textId="77777777" w:rsidR="006038CC" w:rsidRPr="00AA24DF" w:rsidRDefault="00462205">
                  <w:pPr>
                    <w:tabs>
                      <w:tab w:val="center" w:pos="9923"/>
                    </w:tabs>
                    <w:spacing w:before="60" w:after="60" w:line="276" w:lineRule="auto"/>
                    <w:rPr>
                      <w:rFonts w:ascii="Arial" w:eastAsia="Arial" w:hAnsi="Arial" w:cs="Arial"/>
                      <w:sz w:val="24"/>
                      <w:szCs w:val="24"/>
                    </w:rPr>
                  </w:pPr>
                  <w:r>
                    <w:rPr>
                      <w:rFonts w:ascii="Arial" w:eastAsia="Arial" w:hAnsi="Arial" w:cs="Arial"/>
                      <w:sz w:val="24"/>
                      <w:szCs w:val="24"/>
                    </w:rPr>
                    <w:t>RAJIKA SAHA</w:t>
                  </w:r>
                </w:p>
              </w:tc>
              <w:tc>
                <w:tcPr>
                  <w:tcW w:w="2041" w:type="dxa"/>
                  <w:vAlign w:val="center"/>
                </w:tcPr>
                <w:p w14:paraId="6637D457" w14:textId="77777777" w:rsidR="006038CC" w:rsidRPr="00AA24DF" w:rsidRDefault="00AA24DF">
                  <w:pPr>
                    <w:tabs>
                      <w:tab w:val="center" w:pos="9923"/>
                    </w:tabs>
                    <w:spacing w:before="60" w:after="60" w:line="276" w:lineRule="auto"/>
                    <w:rPr>
                      <w:rFonts w:ascii="Arial" w:eastAsia="Arial" w:hAnsi="Arial" w:cs="Arial"/>
                      <w:sz w:val="24"/>
                      <w:szCs w:val="24"/>
                    </w:rPr>
                  </w:pPr>
                  <w:r>
                    <w:rPr>
                      <w:rFonts w:ascii="Arial" w:eastAsia="Arial" w:hAnsi="Arial" w:cs="Arial"/>
                      <w:sz w:val="24"/>
                      <w:szCs w:val="24"/>
                    </w:rPr>
                    <w:t>ENG23CS0415</w:t>
                  </w:r>
                </w:p>
              </w:tc>
              <w:tc>
                <w:tcPr>
                  <w:tcW w:w="2127" w:type="dxa"/>
                  <w:vAlign w:val="center"/>
                </w:tcPr>
                <w:p w14:paraId="06DA0977" w14:textId="77777777" w:rsidR="006038CC" w:rsidRDefault="006038CC">
                  <w:pPr>
                    <w:tabs>
                      <w:tab w:val="center" w:pos="9923"/>
                    </w:tabs>
                    <w:spacing w:before="60" w:after="60" w:line="276" w:lineRule="auto"/>
                    <w:rPr>
                      <w:rFonts w:ascii="Arial" w:eastAsia="Arial" w:hAnsi="Arial" w:cs="Arial"/>
                      <w:sz w:val="20"/>
                      <w:szCs w:val="20"/>
                    </w:rPr>
                  </w:pPr>
                </w:p>
              </w:tc>
              <w:tc>
                <w:tcPr>
                  <w:tcW w:w="1697" w:type="dxa"/>
                  <w:vAlign w:val="center"/>
                </w:tcPr>
                <w:p w14:paraId="75A9D75E" w14:textId="77777777" w:rsidR="006038CC" w:rsidRDefault="006038CC">
                  <w:pPr>
                    <w:tabs>
                      <w:tab w:val="center" w:pos="9923"/>
                    </w:tabs>
                    <w:spacing w:before="60" w:after="60" w:line="276" w:lineRule="auto"/>
                    <w:rPr>
                      <w:rFonts w:ascii="Arial" w:eastAsia="Arial" w:hAnsi="Arial" w:cs="Arial"/>
                      <w:sz w:val="20"/>
                      <w:szCs w:val="20"/>
                    </w:rPr>
                  </w:pPr>
                </w:p>
              </w:tc>
            </w:tr>
            <w:tr w:rsidR="006038CC" w14:paraId="486BB821" w14:textId="77777777" w:rsidTr="00701AD8">
              <w:tc>
                <w:tcPr>
                  <w:tcW w:w="562" w:type="dxa"/>
                  <w:vAlign w:val="center"/>
                </w:tcPr>
                <w:p w14:paraId="298C0CF6" w14:textId="77777777" w:rsidR="006038CC" w:rsidRDefault="00404C5B">
                  <w:pPr>
                    <w:tabs>
                      <w:tab w:val="center" w:pos="9923"/>
                    </w:tabs>
                    <w:spacing w:before="60" w:after="60" w:line="276" w:lineRule="auto"/>
                    <w:jc w:val="center"/>
                    <w:rPr>
                      <w:rFonts w:ascii="Arial" w:eastAsia="Arial" w:hAnsi="Arial" w:cs="Arial"/>
                      <w:sz w:val="20"/>
                      <w:szCs w:val="20"/>
                    </w:rPr>
                  </w:pPr>
                  <w:r>
                    <w:rPr>
                      <w:rFonts w:ascii="Arial" w:eastAsia="Arial" w:hAnsi="Arial" w:cs="Arial"/>
                      <w:b/>
                      <w:bCs/>
                      <w:sz w:val="20"/>
                      <w:szCs w:val="20"/>
                    </w:rPr>
                    <w:t>4.</w:t>
                  </w:r>
                </w:p>
              </w:tc>
              <w:tc>
                <w:tcPr>
                  <w:tcW w:w="2787" w:type="dxa"/>
                  <w:vAlign w:val="center"/>
                </w:tcPr>
                <w:p w14:paraId="7CD9F229" w14:textId="77777777" w:rsidR="006038CC" w:rsidRPr="00AA24DF" w:rsidRDefault="00462205" w:rsidP="00AA24DF">
                  <w:pPr>
                    <w:tabs>
                      <w:tab w:val="center" w:pos="9923"/>
                    </w:tabs>
                    <w:spacing w:before="60" w:after="60" w:line="276" w:lineRule="auto"/>
                    <w:jc w:val="left"/>
                    <w:rPr>
                      <w:rFonts w:ascii="Arial" w:eastAsia="Arial" w:hAnsi="Arial" w:cs="Arial"/>
                      <w:sz w:val="24"/>
                      <w:szCs w:val="24"/>
                    </w:rPr>
                  </w:pPr>
                  <w:r>
                    <w:rPr>
                      <w:rFonts w:ascii="Arial" w:eastAsia="Arial" w:hAnsi="Arial" w:cs="Arial"/>
                      <w:sz w:val="24"/>
                      <w:szCs w:val="24"/>
                    </w:rPr>
                    <w:t>SUNAND P CHOWDARY</w:t>
                  </w:r>
                </w:p>
              </w:tc>
              <w:tc>
                <w:tcPr>
                  <w:tcW w:w="2041" w:type="dxa"/>
                  <w:vAlign w:val="center"/>
                </w:tcPr>
                <w:p w14:paraId="502C02F5" w14:textId="77777777" w:rsidR="006038CC" w:rsidRPr="00AA24DF" w:rsidRDefault="00AA24DF">
                  <w:pPr>
                    <w:tabs>
                      <w:tab w:val="center" w:pos="9923"/>
                    </w:tabs>
                    <w:spacing w:before="60" w:after="60" w:line="276" w:lineRule="auto"/>
                    <w:rPr>
                      <w:rFonts w:ascii="Arial" w:eastAsia="Arial" w:hAnsi="Arial" w:cs="Arial"/>
                      <w:sz w:val="24"/>
                      <w:szCs w:val="24"/>
                    </w:rPr>
                  </w:pPr>
                  <w:r>
                    <w:rPr>
                      <w:rFonts w:ascii="Arial" w:eastAsia="Arial" w:hAnsi="Arial" w:cs="Arial"/>
                      <w:sz w:val="24"/>
                      <w:szCs w:val="24"/>
                    </w:rPr>
                    <w:t>ENG23CS0387</w:t>
                  </w:r>
                </w:p>
              </w:tc>
              <w:tc>
                <w:tcPr>
                  <w:tcW w:w="2127" w:type="dxa"/>
                  <w:vAlign w:val="center"/>
                </w:tcPr>
                <w:p w14:paraId="437A58C8" w14:textId="77777777" w:rsidR="006038CC" w:rsidRDefault="006038CC">
                  <w:pPr>
                    <w:tabs>
                      <w:tab w:val="center" w:pos="9923"/>
                    </w:tabs>
                    <w:spacing w:before="60" w:after="60" w:line="276" w:lineRule="auto"/>
                    <w:rPr>
                      <w:rFonts w:ascii="Arial" w:eastAsia="Arial" w:hAnsi="Arial" w:cs="Arial"/>
                      <w:sz w:val="20"/>
                      <w:szCs w:val="20"/>
                    </w:rPr>
                  </w:pPr>
                </w:p>
              </w:tc>
              <w:tc>
                <w:tcPr>
                  <w:tcW w:w="1697" w:type="dxa"/>
                  <w:vAlign w:val="center"/>
                </w:tcPr>
                <w:p w14:paraId="47ACBA16" w14:textId="77777777" w:rsidR="006038CC" w:rsidRDefault="006038CC">
                  <w:pPr>
                    <w:tabs>
                      <w:tab w:val="center" w:pos="9923"/>
                    </w:tabs>
                    <w:spacing w:before="60" w:after="60" w:line="276" w:lineRule="auto"/>
                    <w:rPr>
                      <w:rFonts w:ascii="Arial" w:eastAsia="Arial" w:hAnsi="Arial" w:cs="Arial"/>
                      <w:sz w:val="20"/>
                      <w:szCs w:val="20"/>
                    </w:rPr>
                  </w:pPr>
                </w:p>
              </w:tc>
            </w:tr>
          </w:tbl>
          <w:p w14:paraId="6783B788" w14:textId="77777777" w:rsidR="006038CC" w:rsidRDefault="006038CC">
            <w:pPr>
              <w:tabs>
                <w:tab w:val="center" w:pos="9923"/>
              </w:tabs>
              <w:spacing w:before="60" w:after="60" w:line="276" w:lineRule="auto"/>
              <w:rPr>
                <w:rFonts w:ascii="Arial" w:eastAsia="Arial" w:hAnsi="Arial" w:cs="Arial"/>
                <w:sz w:val="24"/>
                <w:szCs w:val="24"/>
              </w:rPr>
            </w:pPr>
          </w:p>
        </w:tc>
      </w:tr>
    </w:tbl>
    <w:p w14:paraId="75A67B92" w14:textId="77777777" w:rsidR="006038CC" w:rsidRDefault="006038CC">
      <w:pPr>
        <w:spacing w:before="0" w:after="0"/>
        <w:rPr>
          <w:rFonts w:ascii="Arial" w:eastAsia="Arial" w:hAnsi="Arial" w:cs="Arial"/>
        </w:rPr>
      </w:pPr>
    </w:p>
    <w:p w14:paraId="0EDF7412" w14:textId="77777777" w:rsidR="006038CC" w:rsidRDefault="006038CC">
      <w:pPr>
        <w:spacing w:before="0" w:after="0"/>
        <w:rPr>
          <w:rFonts w:ascii="Arial" w:eastAsia="Arial" w:hAnsi="Arial" w:cs="Arial"/>
        </w:rPr>
      </w:pPr>
    </w:p>
    <w:p w14:paraId="2D749CE6" w14:textId="77777777" w:rsidR="006038CC" w:rsidRDefault="006038CC">
      <w:pPr>
        <w:spacing w:before="0" w:after="0"/>
        <w:rPr>
          <w:rFonts w:ascii="Arial" w:eastAsia="Arial" w:hAnsi="Arial" w:cs="Arial"/>
        </w:rPr>
      </w:pPr>
    </w:p>
    <w:p w14:paraId="6DB3EC88" w14:textId="77777777" w:rsidR="006038CC" w:rsidRDefault="006038CC">
      <w:pPr>
        <w:spacing w:before="0" w:after="0"/>
        <w:rPr>
          <w:ins w:id="1" w:author="Nikitha D ENG23CS0384" w:date="2026-10-20T19:39:00Z" w16du:dateUtc="2026-10-20T14:09:00Z"/>
          <w:rFonts w:ascii="Arial" w:eastAsia="Arial" w:hAnsi="Arial" w:cs="Arial"/>
        </w:rPr>
      </w:pPr>
    </w:p>
    <w:p w14:paraId="51160D53" w14:textId="77777777" w:rsidR="002D7582" w:rsidRDefault="002D7582">
      <w:pPr>
        <w:spacing w:before="0" w:after="0"/>
        <w:rPr>
          <w:ins w:id="2" w:author="Nikitha D ENG23CS0384" w:date="2026-10-20T19:39:00Z" w16du:dateUtc="2026-10-20T14:09:00Z"/>
          <w:rFonts w:ascii="Arial" w:eastAsia="Arial" w:hAnsi="Arial" w:cs="Arial"/>
        </w:rPr>
      </w:pPr>
    </w:p>
    <w:p w14:paraId="2F309FD2" w14:textId="77777777" w:rsidR="002D7582" w:rsidRDefault="002D7582">
      <w:pPr>
        <w:spacing w:before="0" w:after="0"/>
        <w:rPr>
          <w:rFonts w:ascii="Arial" w:eastAsia="Arial" w:hAnsi="Arial" w:cs="Arial"/>
        </w:rPr>
      </w:pPr>
    </w:p>
    <w:p w14:paraId="2A861A77" w14:textId="77777777" w:rsidR="006038CC" w:rsidRDefault="006038CC">
      <w:pPr>
        <w:spacing w:before="0" w:after="0"/>
        <w:rPr>
          <w:rFonts w:ascii="Arial" w:eastAsia="Arial" w:hAnsi="Arial" w:cs="Arial"/>
        </w:rPr>
      </w:pPr>
    </w:p>
    <w:tbl>
      <w:tblPr>
        <w:tblW w:w="9747" w:type="dxa"/>
        <w:tblInd w:w="-108" w:type="dxa"/>
        <w:tblLayout w:type="fixed"/>
        <w:tblLook w:val="0000" w:firstRow="0" w:lastRow="0" w:firstColumn="0" w:lastColumn="0" w:noHBand="0" w:noVBand="0"/>
      </w:tblPr>
      <w:tblGrid>
        <w:gridCol w:w="5211"/>
        <w:gridCol w:w="4536"/>
      </w:tblGrid>
      <w:tr w:rsidR="006038CC" w14:paraId="0D42F106" w14:textId="77777777" w:rsidTr="00701AD8">
        <w:tc>
          <w:tcPr>
            <w:tcW w:w="5211" w:type="dxa"/>
          </w:tcPr>
          <w:p w14:paraId="35F6B52C" w14:textId="77777777" w:rsidR="006038CC" w:rsidRDefault="00404C5B">
            <w:pPr>
              <w:tabs>
                <w:tab w:val="center" w:pos="709"/>
                <w:tab w:val="center" w:pos="5529"/>
                <w:tab w:val="center" w:pos="8931"/>
              </w:tabs>
              <w:spacing w:before="0" w:after="0"/>
              <w:jc w:val="center"/>
              <w:rPr>
                <w:ins w:id="3" w:author="Nikitha D ENG23CS0384" w:date="2026-10-20T19:39:00Z" w16du:dateUtc="2026-10-20T14:09:00Z"/>
                <w:rFonts w:ascii="Arial" w:eastAsia="Arial" w:hAnsi="Arial" w:cs="Arial"/>
                <w:b/>
                <w:bCs/>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SPP Coordinator</w:t>
            </w:r>
            <w:r>
              <w:rPr>
                <w:rFonts w:ascii="Arial" w:eastAsia="Arial" w:hAnsi="Arial" w:cs="Arial"/>
                <w:b/>
                <w:bCs/>
                <w:sz w:val="20"/>
                <w:szCs w:val="20"/>
              </w:rPr>
              <w:t xml:space="preserve"> with Seal)</w:t>
            </w:r>
          </w:p>
          <w:p w14:paraId="515EB0EF" w14:textId="77777777" w:rsidR="002D7582" w:rsidRDefault="002D7582">
            <w:pPr>
              <w:tabs>
                <w:tab w:val="center" w:pos="709"/>
                <w:tab w:val="center" w:pos="5529"/>
                <w:tab w:val="center" w:pos="8931"/>
              </w:tabs>
              <w:spacing w:before="0" w:after="0"/>
              <w:jc w:val="center"/>
              <w:rPr>
                <w:ins w:id="4" w:author="Nikitha D ENG23CS0384" w:date="2026-10-20T19:39:00Z" w16du:dateUtc="2026-10-20T14:09:00Z"/>
                <w:rFonts w:ascii="Arial" w:eastAsia="Arial" w:hAnsi="Arial" w:cs="Arial"/>
                <w:b/>
                <w:bCs/>
                <w:sz w:val="20"/>
                <w:szCs w:val="20"/>
              </w:rPr>
            </w:pPr>
          </w:p>
          <w:p w14:paraId="3A59AAE9" w14:textId="77777777" w:rsidR="002D7582" w:rsidRDefault="002D7582">
            <w:pPr>
              <w:tabs>
                <w:tab w:val="center" w:pos="709"/>
                <w:tab w:val="center" w:pos="5529"/>
                <w:tab w:val="center" w:pos="8931"/>
              </w:tabs>
              <w:spacing w:before="0" w:after="0"/>
              <w:jc w:val="center"/>
              <w:rPr>
                <w:ins w:id="5" w:author="Nikitha D ENG23CS0384" w:date="2026-10-20T19:39:00Z" w16du:dateUtc="2026-10-20T14:09:00Z"/>
                <w:rFonts w:ascii="Arial" w:eastAsia="Arial" w:hAnsi="Arial" w:cs="Arial"/>
                <w:b/>
                <w:bCs/>
                <w:sz w:val="20"/>
                <w:szCs w:val="20"/>
              </w:rPr>
            </w:pPr>
          </w:p>
          <w:p w14:paraId="75B200D9" w14:textId="77777777" w:rsidR="002D7582" w:rsidRDefault="002D7582" w:rsidP="00084AF0">
            <w:pPr>
              <w:tabs>
                <w:tab w:val="center" w:pos="709"/>
                <w:tab w:val="center" w:pos="5529"/>
                <w:tab w:val="center" w:pos="8931"/>
              </w:tabs>
              <w:spacing w:before="0" w:after="0"/>
              <w:rPr>
                <w:rFonts w:ascii="Arial" w:eastAsia="Arial" w:hAnsi="Arial" w:cs="Arial"/>
                <w:sz w:val="20"/>
                <w:szCs w:val="20"/>
              </w:rPr>
            </w:pPr>
          </w:p>
        </w:tc>
        <w:tc>
          <w:tcPr>
            <w:tcW w:w="4536" w:type="dxa"/>
          </w:tcPr>
          <w:p w14:paraId="48D778D2" w14:textId="77777777" w:rsidR="006038CC" w:rsidRDefault="00404C5B">
            <w:pPr>
              <w:tabs>
                <w:tab w:val="center" w:pos="2127"/>
                <w:tab w:val="center" w:pos="5529"/>
                <w:tab w:val="center" w:pos="8931"/>
              </w:tabs>
              <w:spacing w:before="0" w:after="0"/>
              <w:jc w:val="center"/>
              <w:rPr>
                <w:rFonts w:ascii="Arial" w:eastAsia="Arial" w:hAnsi="Arial" w:cs="Arial"/>
                <w:sz w:val="20"/>
                <w:szCs w:val="20"/>
              </w:rPr>
            </w:pPr>
            <w:r>
              <w:rPr>
                <w:rFonts w:ascii="Arial" w:eastAsia="Arial" w:hAnsi="Arial" w:cs="Arial"/>
                <w:b/>
                <w:bCs/>
                <w:sz w:val="20"/>
                <w:szCs w:val="20"/>
              </w:rPr>
              <w:t xml:space="preserve">Name and signature of the </w:t>
            </w:r>
            <w:r>
              <w:rPr>
                <w:rFonts w:ascii="Arial" w:eastAsia="Arial" w:hAnsi="Arial" w:cs="Arial"/>
                <w:b/>
                <w:bCs/>
                <w:sz w:val="20"/>
                <w:szCs w:val="20"/>
              </w:rPr>
              <w:br/>
            </w:r>
            <w:r>
              <w:rPr>
                <w:rFonts w:ascii="Arial" w:eastAsia="Arial" w:hAnsi="Arial" w:cs="Arial"/>
                <w:b/>
                <w:bCs/>
                <w:sz w:val="20"/>
                <w:szCs w:val="20"/>
                <w:highlight w:val="yellow"/>
              </w:rPr>
              <w:t>Project Guide</w:t>
            </w:r>
            <w:r>
              <w:rPr>
                <w:rFonts w:ascii="Arial" w:eastAsia="Arial" w:hAnsi="Arial" w:cs="Arial"/>
                <w:b/>
                <w:bCs/>
                <w:sz w:val="20"/>
                <w:szCs w:val="20"/>
              </w:rPr>
              <w:t xml:space="preserve"> with Seal:</w:t>
            </w:r>
          </w:p>
        </w:tc>
      </w:tr>
      <w:tr w:rsidR="006038CC" w14:paraId="140568E7" w14:textId="77777777" w:rsidTr="00701AD8">
        <w:tc>
          <w:tcPr>
            <w:tcW w:w="5211" w:type="dxa"/>
          </w:tcPr>
          <w:p w14:paraId="5C2539C3" w14:textId="77777777" w:rsidR="006038CC" w:rsidRDefault="00404C5B">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Email id:</w:t>
            </w:r>
          </w:p>
        </w:tc>
        <w:tc>
          <w:tcPr>
            <w:tcW w:w="4536" w:type="dxa"/>
          </w:tcPr>
          <w:p w14:paraId="1B25CBBA" w14:textId="77777777" w:rsidR="006038CC" w:rsidRDefault="00404C5B">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Email id:</w:t>
            </w:r>
          </w:p>
        </w:tc>
      </w:tr>
      <w:tr w:rsidR="006038CC" w14:paraId="0030C3AF" w14:textId="77777777" w:rsidTr="00701AD8">
        <w:trPr>
          <w:trHeight w:val="138"/>
        </w:trPr>
        <w:tc>
          <w:tcPr>
            <w:tcW w:w="5211" w:type="dxa"/>
          </w:tcPr>
          <w:p w14:paraId="2E962097" w14:textId="77777777" w:rsidR="006038CC" w:rsidRDefault="00404C5B">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Contact No.:</w:t>
            </w:r>
          </w:p>
        </w:tc>
        <w:tc>
          <w:tcPr>
            <w:tcW w:w="4536" w:type="dxa"/>
          </w:tcPr>
          <w:p w14:paraId="506CFCF3" w14:textId="77777777" w:rsidR="006038CC" w:rsidRDefault="00404C5B">
            <w:pPr>
              <w:tabs>
                <w:tab w:val="center" w:pos="2127"/>
                <w:tab w:val="center" w:pos="5529"/>
                <w:tab w:val="center" w:pos="8931"/>
              </w:tabs>
              <w:spacing w:before="0" w:after="0"/>
              <w:rPr>
                <w:rFonts w:ascii="Arial" w:eastAsia="Arial" w:hAnsi="Arial" w:cs="Arial"/>
                <w:sz w:val="18"/>
                <w:szCs w:val="18"/>
              </w:rPr>
            </w:pPr>
            <w:r>
              <w:rPr>
                <w:rFonts w:ascii="Arial" w:eastAsia="Arial" w:hAnsi="Arial" w:cs="Arial"/>
                <w:b/>
                <w:bCs/>
                <w:sz w:val="18"/>
                <w:szCs w:val="18"/>
              </w:rPr>
              <w:t>Contact No.:</w:t>
            </w:r>
          </w:p>
        </w:tc>
      </w:tr>
    </w:tbl>
    <w:p w14:paraId="0B0D4878" w14:textId="77777777" w:rsidR="006038CC" w:rsidRDefault="006038CC">
      <w:pPr>
        <w:spacing w:before="0" w:after="0"/>
        <w:rPr>
          <w:rFonts w:ascii="Arial" w:eastAsia="Arial" w:hAnsi="Arial" w:cs="Arial"/>
        </w:rPr>
      </w:pPr>
    </w:p>
    <w:p w14:paraId="17A1E77B" w14:textId="77777777" w:rsidR="006038CC" w:rsidRDefault="006038CC">
      <w:pPr>
        <w:spacing w:before="0" w:after="0"/>
        <w:rPr>
          <w:rFonts w:ascii="Arial" w:eastAsia="Arial" w:hAnsi="Arial" w:cs="Arial"/>
        </w:rPr>
      </w:pPr>
    </w:p>
    <w:p w14:paraId="393A22E4" w14:textId="77777777" w:rsidR="006038CC" w:rsidRDefault="00404C5B">
      <w:pPr>
        <w:spacing w:before="0" w:after="0" w:line="276" w:lineRule="auto"/>
        <w:jc w:val="center"/>
        <w:rPr>
          <w:rFonts w:ascii="Arial" w:eastAsia="Arial" w:hAnsi="Arial" w:cs="Arial"/>
          <w:sz w:val="32"/>
          <w:szCs w:val="32"/>
        </w:rPr>
      </w:pPr>
      <w:r>
        <w:br w:type="page"/>
      </w:r>
      <w:r>
        <w:rPr>
          <w:rFonts w:ascii="Arial" w:eastAsia="Arial" w:hAnsi="Arial" w:cs="Arial"/>
          <w:b/>
          <w:bCs/>
          <w:sz w:val="32"/>
          <w:szCs w:val="32"/>
        </w:rPr>
        <w:lastRenderedPageBreak/>
        <w:t>DECLARATION</w:t>
      </w:r>
    </w:p>
    <w:p w14:paraId="06594A11" w14:textId="77777777" w:rsidR="006038CC" w:rsidRDefault="00404C5B">
      <w:pPr>
        <w:tabs>
          <w:tab w:val="center" w:pos="2127"/>
          <w:tab w:val="center" w:pos="5529"/>
          <w:tab w:val="center" w:pos="8931"/>
        </w:tabs>
        <w:spacing w:before="0" w:after="0" w:line="276" w:lineRule="auto"/>
        <w:jc w:val="center"/>
        <w:rPr>
          <w:rFonts w:ascii="Arial" w:eastAsia="Arial" w:hAnsi="Arial" w:cs="Arial"/>
          <w:sz w:val="24"/>
          <w:szCs w:val="24"/>
        </w:rPr>
      </w:pPr>
      <w:r>
        <w:rPr>
          <w:rFonts w:ascii="Arial" w:eastAsia="Arial" w:hAnsi="Arial" w:cs="Arial"/>
          <w:b/>
          <w:bCs/>
          <w:sz w:val="24"/>
          <w:szCs w:val="24"/>
        </w:rPr>
        <w:t>(From the Project Team)</w:t>
      </w:r>
    </w:p>
    <w:p w14:paraId="2A7B1B5C" w14:textId="77777777" w:rsidR="006038CC" w:rsidRDefault="00404C5B">
      <w:pPr>
        <w:tabs>
          <w:tab w:val="center" w:pos="2127"/>
          <w:tab w:val="center" w:pos="5529"/>
          <w:tab w:val="center" w:pos="8931"/>
        </w:tabs>
        <w:spacing w:before="0" w:after="0" w:line="276" w:lineRule="auto"/>
        <w:jc w:val="center"/>
        <w:rPr>
          <w:rFonts w:ascii="Arial" w:eastAsia="Arial" w:hAnsi="Arial" w:cs="Arial"/>
          <w:sz w:val="20"/>
          <w:szCs w:val="20"/>
        </w:rPr>
      </w:pPr>
      <w:r>
        <w:rPr>
          <w:rFonts w:ascii="Arial" w:eastAsia="Arial" w:hAnsi="Arial" w:cs="Arial"/>
          <w:sz w:val="20"/>
          <w:szCs w:val="20"/>
        </w:rPr>
        <w:t>(To be signed by all student members, scanned, and uploaded along with the project proposal)</w:t>
      </w:r>
    </w:p>
    <w:p w14:paraId="4FD56034" w14:textId="77777777" w:rsidR="006038CC" w:rsidRDefault="006038CC">
      <w:pPr>
        <w:tabs>
          <w:tab w:val="center" w:pos="2127"/>
          <w:tab w:val="center" w:pos="5529"/>
          <w:tab w:val="center" w:pos="8931"/>
        </w:tabs>
        <w:spacing w:after="0"/>
        <w:jc w:val="center"/>
        <w:rPr>
          <w:rFonts w:ascii="Arial" w:eastAsia="Arial" w:hAnsi="Arial" w:cs="Arial"/>
        </w:rPr>
      </w:pPr>
    </w:p>
    <w:p w14:paraId="47D8852E"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b/>
          <w:bCs/>
          <w:sz w:val="24"/>
          <w:szCs w:val="24"/>
        </w:rPr>
        <w:t>Project Details</w:t>
      </w:r>
    </w:p>
    <w:p w14:paraId="587A0AD4" w14:textId="2D18159C" w:rsidR="006450B5" w:rsidRPr="006450B5" w:rsidRDefault="00404C5B" w:rsidP="006450B5">
      <w:pPr>
        <w:pStyle w:val="NormalWeb"/>
        <w:ind w:left="0" w:hanging="2"/>
        <w:rPr>
          <w:rFonts w:eastAsia="Times New Roman" w:cs="Times New Roman"/>
          <w:color w:val="auto"/>
          <w:position w:val="0"/>
          <w:lang w:val="en-IN" w:eastAsia="en-IN"/>
        </w:rPr>
      </w:pPr>
      <w:r>
        <w:rPr>
          <w:rFonts w:ascii="Arial" w:eastAsia="Arial" w:hAnsi="Arial" w:cs="Arial"/>
        </w:rPr>
        <w:t xml:space="preserve">Title of the Project: </w:t>
      </w:r>
      <w:r>
        <w:rPr>
          <w:rFonts w:ascii="Arial" w:eastAsia="Times New Roman" w:hAnsi="Arial" w:cs="Arial"/>
          <w:color w:val="auto"/>
          <w:position w:val="0"/>
          <w:lang w:val="en-IN" w:eastAsia="en-IN"/>
        </w:rPr>
        <w:t>MULTIMODAL EDGE AI FOR ACOUSTIC-VIBRATION-BASED FAULT DETECTION AND THERMAL MONITORING FOR ENVIRONMENTAL IMPACT ASSESSMENT.</w:t>
      </w:r>
    </w:p>
    <w:p w14:paraId="5CFE4E0A" w14:textId="77777777" w:rsidR="00AA24DF" w:rsidRPr="00AA24DF" w:rsidRDefault="00404C5B" w:rsidP="00AA24DF">
      <w:pPr>
        <w:spacing w:before="60" w:after="60"/>
        <w:rPr>
          <w:rFonts w:ascii="Arial" w:eastAsia="Arial" w:hAnsi="Arial" w:cs="Arial"/>
          <w:sz w:val="24"/>
          <w:szCs w:val="24"/>
        </w:rPr>
      </w:pPr>
      <w:r>
        <w:rPr>
          <w:rFonts w:ascii="Arial" w:eastAsia="Arial" w:hAnsi="Arial" w:cs="Arial"/>
          <w:sz w:val="24"/>
          <w:szCs w:val="24"/>
        </w:rPr>
        <w:t xml:space="preserve">Broad Theme: </w:t>
      </w:r>
      <w:r>
        <w:rPr>
          <w:rFonts w:ascii="Arial" w:eastAsia="Times New Roman" w:hAnsi="Arial" w:cs="Arial"/>
          <w:sz w:val="24"/>
          <w:szCs w:val="24"/>
        </w:rPr>
        <w:t xml:space="preserve">THEME 2 – </w:t>
      </w:r>
      <w:r>
        <w:rPr>
          <w:rFonts w:ascii="Arial" w:hAnsi="Arial" w:cs="Arial"/>
          <w:sz w:val="24"/>
          <w:szCs w:val="24"/>
        </w:rPr>
        <w:t>WATER RESOURCES, ENVIRONMENT AND CLIMATE RESILIENCE</w:t>
      </w:r>
    </w:p>
    <w:p w14:paraId="2304CC79" w14:textId="77777777" w:rsidR="000D258E" w:rsidRPr="000D258E" w:rsidRDefault="000D258E" w:rsidP="000D258E">
      <w:pPr>
        <w:pStyle w:val="NormalWeb"/>
        <w:ind w:left="0" w:hanging="2"/>
        <w:rPr>
          <w:rFonts w:eastAsia="Times New Roman" w:cs="Times New Roman"/>
          <w:color w:val="auto"/>
          <w:position w:val="0"/>
          <w:lang w:val="en-IN" w:eastAsia="en-IN"/>
        </w:rPr>
      </w:pPr>
    </w:p>
    <w:p w14:paraId="0A24F495" w14:textId="77777777" w:rsidR="006038CC" w:rsidRDefault="006038CC">
      <w:pPr>
        <w:tabs>
          <w:tab w:val="center" w:pos="9923"/>
        </w:tabs>
        <w:spacing w:line="276" w:lineRule="auto"/>
        <w:rPr>
          <w:rFonts w:ascii="Arial" w:eastAsia="Arial" w:hAnsi="Arial" w:cs="Arial"/>
          <w:sz w:val="24"/>
          <w:szCs w:val="24"/>
        </w:rPr>
      </w:pPr>
    </w:p>
    <w:p w14:paraId="46C7BB90" w14:textId="77777777" w:rsidR="006038CC" w:rsidRDefault="00E057FD">
      <w:pPr>
        <w:tabs>
          <w:tab w:val="center" w:pos="9923"/>
        </w:tabs>
        <w:spacing w:line="276" w:lineRule="auto"/>
        <w:rPr>
          <w:rFonts w:ascii="Arial" w:eastAsia="Arial" w:hAnsi="Arial" w:cs="Arial"/>
          <w:sz w:val="24"/>
          <w:szCs w:val="24"/>
        </w:rPr>
      </w:pPr>
      <w:r>
        <w:rPr>
          <w:rFonts w:ascii="Arial" w:eastAsia="Arial" w:hAnsi="Arial" w:cs="Arial"/>
          <w:sz w:val="24"/>
          <w:szCs w:val="24"/>
        </w:rPr>
        <w:t xml:space="preserve">Sub-theme / Focus Area: </w:t>
      </w:r>
      <w:r>
        <w:rPr>
          <w:rFonts w:ascii="Arial" w:hAnsi="Arial" w:cs="Arial"/>
          <w:sz w:val="24"/>
          <w:szCs w:val="24"/>
        </w:rPr>
        <w:t>ENVIRONMENTAL IMPACT ASSESSMENT AND NATURAL RESOURCE MANAGEMENT (FOCUSSING SPECIFICALLY ON ENVIRONMENTAL IMPACT ASSESSMENT)</w:t>
      </w:r>
    </w:p>
    <w:p w14:paraId="77736F6E" w14:textId="77777777" w:rsidR="006038CC"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Department: COMPUTER SCIENCE AND ENGINEERING</w:t>
      </w:r>
    </w:p>
    <w:p w14:paraId="2286D349" w14:textId="77777777" w:rsidR="006038CC"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Institution: DAYANANDA SAGAR UNIVERSITY</w:t>
      </w:r>
    </w:p>
    <w:p w14:paraId="296468F8" w14:textId="77777777" w:rsidR="006038CC" w:rsidRDefault="006038CC">
      <w:pPr>
        <w:tabs>
          <w:tab w:val="center" w:pos="9923"/>
        </w:tabs>
        <w:spacing w:line="276" w:lineRule="auto"/>
        <w:rPr>
          <w:rFonts w:ascii="Arial" w:eastAsia="Arial" w:hAnsi="Arial" w:cs="Arial"/>
          <w:sz w:val="24"/>
          <w:szCs w:val="24"/>
        </w:rPr>
      </w:pPr>
    </w:p>
    <w:p w14:paraId="0C1BB695"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sz w:val="24"/>
          <w:szCs w:val="24"/>
        </w:rPr>
        <w:t>We, the undersigned members of the above project team, hereby declare that the information furnished in this project proposal is true, complete, and correct to the best of our knowledge and belief.</w:t>
      </w:r>
    </w:p>
    <w:p w14:paraId="1E38265B"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sz w:val="24"/>
          <w:szCs w:val="24"/>
        </w:rPr>
        <w:t>We further declare that:</w:t>
      </w:r>
    </w:p>
    <w:p w14:paraId="6B243BAF"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The proposed project is our </w:t>
      </w:r>
      <w:r>
        <w:rPr>
          <w:rFonts w:ascii="Arial" w:eastAsia="Arial" w:hAnsi="Arial" w:cs="Arial"/>
          <w:b/>
          <w:bCs/>
          <w:sz w:val="24"/>
          <w:szCs w:val="24"/>
        </w:rPr>
        <w:t>original work</w:t>
      </w:r>
      <w:r>
        <w:rPr>
          <w:rFonts w:ascii="Arial" w:eastAsia="Arial" w:hAnsi="Arial" w:cs="Arial"/>
          <w:sz w:val="24"/>
          <w:szCs w:val="24"/>
        </w:rPr>
        <w:t xml:space="preserve"> and has not been copied, purchased, or submitted previously to any agency or institution for financial assistance or academic evaluation. </w:t>
      </w:r>
    </w:p>
    <w:p w14:paraId="6812A57A"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We shall execute the project under the guidance of our Project Guide using the facilities available at our institution and maintain the highest standards of academic integrity and professional ethics. We shall abide by the financial and project policies of our institution throughout the execution and completion of the project.</w:t>
      </w:r>
    </w:p>
    <w:p w14:paraId="2E6331BB" w14:textId="46A66A94"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shall not indulge in plagiarism, fabrication, falsification, manipulation, or misrepresentation of data or results or other project-related information, or inappropriate use of AI tools, including ChatGPT and similar AI-based tools. Any violation shall render the proposal / project liable for rejection or </w:t>
      </w:r>
      <w:r w:rsidR="00084AF0">
        <w:rPr>
          <w:rFonts w:ascii="Arial" w:eastAsia="Arial" w:hAnsi="Arial" w:cs="Arial"/>
          <w:sz w:val="24"/>
          <w:szCs w:val="24"/>
        </w:rPr>
        <w:t>cancellation and</w:t>
      </w:r>
      <w:r>
        <w:rPr>
          <w:rFonts w:ascii="Arial" w:eastAsia="Arial" w:hAnsi="Arial" w:cs="Arial"/>
          <w:sz w:val="24"/>
          <w:szCs w:val="24"/>
        </w:rPr>
        <w:t xml:space="preserve"> may attract such further action as deemed appropriate by KSCST. We shall promptly inform KSCST, through the Project Guide or the SPP Coordinator, of any changes in the project title, objectives, methodology, or team composition after obtaining the necessary approvals. </w:t>
      </w:r>
    </w:p>
    <w:p w14:paraId="2E77A8CE"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lastRenderedPageBreak/>
        <w:t xml:space="preserve">We understand that the </w:t>
      </w:r>
      <w:r>
        <w:rPr>
          <w:rFonts w:ascii="Arial" w:eastAsia="Arial" w:hAnsi="Arial" w:cs="Arial"/>
          <w:b/>
          <w:bCs/>
          <w:sz w:val="24"/>
          <w:szCs w:val="24"/>
        </w:rPr>
        <w:t>processing fee of ₹1,180/- (₹1,000/- + 18% GST)</w:t>
      </w:r>
      <w:r>
        <w:rPr>
          <w:rFonts w:ascii="Arial" w:eastAsia="Arial" w:hAnsi="Arial" w:cs="Arial"/>
          <w:sz w:val="24"/>
          <w:szCs w:val="24"/>
        </w:rPr>
        <w:t xml:space="preserve"> </w:t>
      </w:r>
      <w:proofErr w:type="gramStart"/>
      <w:r>
        <w:rPr>
          <w:rFonts w:ascii="Arial" w:eastAsia="Arial" w:hAnsi="Arial" w:cs="Arial"/>
          <w:sz w:val="24"/>
          <w:szCs w:val="24"/>
        </w:rPr>
        <w:t>has to</w:t>
      </w:r>
      <w:proofErr w:type="gramEnd"/>
      <w:r>
        <w:rPr>
          <w:rFonts w:ascii="Arial" w:eastAsia="Arial" w:hAnsi="Arial" w:cs="Arial"/>
          <w:sz w:val="24"/>
          <w:szCs w:val="24"/>
        </w:rPr>
        <w:t xml:space="preserve"> be paid before submission of the proposal through the Google Form. We certify that the payment details furnished in the proposal are true and verifiable. We also understand that the processing fee is </w:t>
      </w:r>
      <w:r>
        <w:rPr>
          <w:rFonts w:ascii="Arial" w:eastAsia="Arial" w:hAnsi="Arial" w:cs="Arial"/>
          <w:b/>
          <w:bCs/>
          <w:sz w:val="24"/>
          <w:szCs w:val="24"/>
        </w:rPr>
        <w:t>non-transferable and non-refundable</w:t>
      </w:r>
      <w:r>
        <w:rPr>
          <w:rFonts w:ascii="Arial" w:eastAsia="Arial" w:hAnsi="Arial" w:cs="Arial"/>
          <w:sz w:val="24"/>
          <w:szCs w:val="24"/>
        </w:rPr>
        <w:t xml:space="preserve">, and that proposals submitted without payment or with incorrect, incomplete, or unverifiable payment details are liable to be rejected. </w:t>
      </w:r>
    </w:p>
    <w:p w14:paraId="3F93A075"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agree to participate in all stages of the Student Project Programme, including the Mid-term Evaluation, submission of the Synopsis and Final Project Report, and the Annual State-Level Poster Presentation and Exhibition, if selected. </w:t>
      </w:r>
    </w:p>
    <w:p w14:paraId="1D7F7622"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understand that if the project is sanctioned and the team fails to participate in the Mid-term Evaluation, submit the required reports, or participate in the Annual State-Level Poster Presentation and Exhibition (if selected), </w:t>
      </w:r>
      <w:r>
        <w:rPr>
          <w:rFonts w:ascii="Arial" w:eastAsia="Arial" w:hAnsi="Arial" w:cs="Arial"/>
          <w:b/>
          <w:bCs/>
          <w:sz w:val="24"/>
          <w:szCs w:val="24"/>
        </w:rPr>
        <w:t>KSCST reserves the right to recover the financial assistance released for the project</w:t>
      </w:r>
      <w:r>
        <w:rPr>
          <w:rFonts w:ascii="Arial" w:eastAsia="Arial" w:hAnsi="Arial" w:cs="Arial"/>
          <w:sz w:val="24"/>
          <w:szCs w:val="24"/>
        </w:rPr>
        <w:t xml:space="preserve">. </w:t>
      </w:r>
    </w:p>
    <w:p w14:paraId="3DE3B0B9"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authorize KSCST to use, publish, reproduce, archive, and disseminate the project title, abstract, photographs, videos, and other non-confidential information relating to the project for academic, educational, promotional, reporting, and publication purposes, with due acknowledgement wherever applicable. </w:t>
      </w:r>
    </w:p>
    <w:p w14:paraId="62FF6FCA"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understand that submission of the proposal and payment of the processing fee </w:t>
      </w:r>
      <w:r>
        <w:rPr>
          <w:rFonts w:ascii="Arial" w:eastAsia="Arial" w:hAnsi="Arial" w:cs="Arial"/>
          <w:b/>
          <w:bCs/>
          <w:sz w:val="24"/>
          <w:szCs w:val="24"/>
        </w:rPr>
        <w:t>does not guarantee sponsorship</w:t>
      </w:r>
      <w:r>
        <w:rPr>
          <w:rFonts w:ascii="Arial" w:eastAsia="Arial" w:hAnsi="Arial" w:cs="Arial"/>
          <w:sz w:val="24"/>
          <w:szCs w:val="24"/>
        </w:rPr>
        <w:t xml:space="preserve">. The decision of KSCST and the Expert Committee regarding evaluation and selection of project proposals shall be </w:t>
      </w:r>
      <w:r>
        <w:rPr>
          <w:rFonts w:ascii="Arial" w:eastAsia="Arial" w:hAnsi="Arial" w:cs="Arial"/>
          <w:b/>
          <w:bCs/>
          <w:sz w:val="24"/>
          <w:szCs w:val="24"/>
        </w:rPr>
        <w:t>final and binding</w:t>
      </w:r>
      <w:r>
        <w:rPr>
          <w:rFonts w:ascii="Arial" w:eastAsia="Arial" w:hAnsi="Arial" w:cs="Arial"/>
          <w:sz w:val="24"/>
          <w:szCs w:val="24"/>
        </w:rPr>
        <w:t xml:space="preserve">. </w:t>
      </w:r>
    </w:p>
    <w:p w14:paraId="7C707644" w14:textId="77777777" w:rsidR="006038CC" w:rsidRDefault="00404C5B">
      <w:pPr>
        <w:widowControl/>
        <w:numPr>
          <w:ilvl w:val="0"/>
          <w:numId w:val="2"/>
        </w:numPr>
        <w:tabs>
          <w:tab w:val="center" w:pos="9923"/>
        </w:tabs>
        <w:spacing w:before="0" w:after="160" w:line="276" w:lineRule="auto"/>
        <w:rPr>
          <w:rFonts w:ascii="Arial" w:eastAsia="Arial" w:hAnsi="Arial" w:cs="Arial"/>
          <w:sz w:val="24"/>
          <w:szCs w:val="24"/>
        </w:rPr>
      </w:pPr>
      <w:r>
        <w:rPr>
          <w:rFonts w:ascii="Arial" w:eastAsia="Arial" w:hAnsi="Arial" w:cs="Arial"/>
          <w:sz w:val="24"/>
          <w:szCs w:val="24"/>
        </w:rPr>
        <w:t xml:space="preserve">We agree that any dispute arising out of the submission of this proposal or participation in the Student Project Programme shall be subject to the </w:t>
      </w:r>
      <w:r>
        <w:rPr>
          <w:rFonts w:ascii="Arial" w:eastAsia="Arial" w:hAnsi="Arial" w:cs="Arial"/>
          <w:b/>
          <w:bCs/>
          <w:sz w:val="24"/>
          <w:szCs w:val="24"/>
        </w:rPr>
        <w:t>exclusive jurisdiction of the competent courts at Bengaluru, Karnataka</w:t>
      </w:r>
      <w:r>
        <w:rPr>
          <w:rFonts w:ascii="Arial" w:eastAsia="Arial" w:hAnsi="Arial" w:cs="Arial"/>
          <w:sz w:val="24"/>
          <w:szCs w:val="24"/>
        </w:rPr>
        <w:t xml:space="preserve">. </w:t>
      </w:r>
    </w:p>
    <w:p w14:paraId="0175FF66" w14:textId="2F6A0B4D" w:rsidR="006038CC" w:rsidRDefault="00404C5B">
      <w:pPr>
        <w:tabs>
          <w:tab w:val="center" w:pos="9923"/>
        </w:tabs>
        <w:spacing w:line="276" w:lineRule="auto"/>
        <w:rPr>
          <w:rFonts w:ascii="Arial" w:eastAsia="Arial" w:hAnsi="Arial" w:cs="Arial"/>
          <w:sz w:val="24"/>
          <w:szCs w:val="24"/>
        </w:rPr>
      </w:pPr>
      <w:r>
        <w:rPr>
          <w:rFonts w:ascii="Arial" w:eastAsia="Arial" w:hAnsi="Arial" w:cs="Arial"/>
          <w:sz w:val="24"/>
          <w:szCs w:val="24"/>
        </w:rPr>
        <w:t xml:space="preserve">We hereby affirm that we have carefully read and understood all the guidelines, terms, and conditions of the </w:t>
      </w:r>
      <w:r>
        <w:rPr>
          <w:rFonts w:ascii="Arial" w:eastAsia="Arial" w:hAnsi="Arial" w:cs="Arial"/>
          <w:b/>
          <w:bCs/>
          <w:sz w:val="24"/>
          <w:szCs w:val="24"/>
        </w:rPr>
        <w:t>50</w:t>
      </w:r>
      <w:r>
        <w:rPr>
          <w:rFonts w:ascii="Arial" w:eastAsia="Arial" w:hAnsi="Arial" w:cs="Arial"/>
          <w:b/>
          <w:bCs/>
          <w:sz w:val="24"/>
          <w:szCs w:val="24"/>
          <w:vertAlign w:val="superscript"/>
        </w:rPr>
        <w:t>th</w:t>
      </w:r>
      <w:r>
        <w:rPr>
          <w:rFonts w:ascii="Arial" w:eastAsia="Arial" w:hAnsi="Arial" w:cs="Arial"/>
          <w:b/>
          <w:bCs/>
          <w:sz w:val="24"/>
          <w:szCs w:val="24"/>
        </w:rPr>
        <w:t xml:space="preserve"> Series Student Project Programme (SPP): 2026–</w:t>
      </w:r>
      <w:r w:rsidR="00084AF0">
        <w:rPr>
          <w:rFonts w:ascii="Arial" w:eastAsia="Arial" w:hAnsi="Arial" w:cs="Arial"/>
          <w:b/>
          <w:bCs/>
          <w:sz w:val="24"/>
          <w:szCs w:val="24"/>
        </w:rPr>
        <w:t>2027</w:t>
      </w:r>
      <w:r w:rsidR="00084AF0">
        <w:rPr>
          <w:rFonts w:ascii="Arial" w:eastAsia="Arial" w:hAnsi="Arial" w:cs="Arial"/>
          <w:sz w:val="24"/>
          <w:szCs w:val="24"/>
        </w:rPr>
        <w:t xml:space="preserve"> and</w:t>
      </w:r>
      <w:r>
        <w:rPr>
          <w:rFonts w:ascii="Arial" w:eastAsia="Arial" w:hAnsi="Arial" w:cs="Arial"/>
          <w:sz w:val="24"/>
          <w:szCs w:val="24"/>
        </w:rPr>
        <w:t xml:space="preserve"> agree to abide by them.</w:t>
      </w:r>
    </w:p>
    <w:p w14:paraId="20AFE9AB" w14:textId="77777777" w:rsidR="006038CC" w:rsidRDefault="00404C5B">
      <w:pPr>
        <w:tabs>
          <w:tab w:val="center" w:pos="9923"/>
        </w:tabs>
        <w:spacing w:line="276" w:lineRule="auto"/>
        <w:rPr>
          <w:rFonts w:ascii="Arial" w:eastAsia="Arial" w:hAnsi="Arial" w:cs="Arial"/>
          <w:sz w:val="24"/>
          <w:szCs w:val="24"/>
        </w:rPr>
      </w:pPr>
      <w:r>
        <w:rPr>
          <w:rFonts w:ascii="Arial" w:eastAsia="Arial" w:hAnsi="Arial" w:cs="Arial"/>
          <w:b/>
          <w:bCs/>
          <w:sz w:val="24"/>
          <w:szCs w:val="24"/>
        </w:rPr>
        <w:t>Student Details</w:t>
      </w: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9"/>
        <w:gridCol w:w="3572"/>
        <w:gridCol w:w="1985"/>
        <w:gridCol w:w="1842"/>
        <w:gridCol w:w="1701"/>
      </w:tblGrid>
      <w:tr w:rsidR="006038CC" w14:paraId="72B93251" w14:textId="77777777">
        <w:tc>
          <w:tcPr>
            <w:tcW w:w="539" w:type="dxa"/>
            <w:vAlign w:val="center"/>
          </w:tcPr>
          <w:p w14:paraId="17A3F7AA"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Sl. No.</w:t>
            </w:r>
          </w:p>
        </w:tc>
        <w:tc>
          <w:tcPr>
            <w:tcW w:w="3572" w:type="dxa"/>
            <w:vAlign w:val="center"/>
          </w:tcPr>
          <w:p w14:paraId="0860E8E0"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Name of Student</w:t>
            </w:r>
          </w:p>
        </w:tc>
        <w:tc>
          <w:tcPr>
            <w:tcW w:w="1985" w:type="dxa"/>
            <w:vAlign w:val="center"/>
          </w:tcPr>
          <w:p w14:paraId="08D28660"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USN / Registration No.</w:t>
            </w:r>
          </w:p>
        </w:tc>
        <w:tc>
          <w:tcPr>
            <w:tcW w:w="1842" w:type="dxa"/>
            <w:vAlign w:val="center"/>
          </w:tcPr>
          <w:p w14:paraId="0F79B40F"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Signature</w:t>
            </w:r>
          </w:p>
        </w:tc>
        <w:tc>
          <w:tcPr>
            <w:tcW w:w="1701" w:type="dxa"/>
            <w:vAlign w:val="center"/>
          </w:tcPr>
          <w:p w14:paraId="4AFD4E7F"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b/>
                <w:bCs/>
                <w:sz w:val="20"/>
                <w:szCs w:val="20"/>
              </w:rPr>
              <w:t>Date</w:t>
            </w:r>
          </w:p>
        </w:tc>
      </w:tr>
      <w:tr w:rsidR="006038CC" w14:paraId="3974D28C" w14:textId="77777777">
        <w:tc>
          <w:tcPr>
            <w:tcW w:w="539" w:type="dxa"/>
            <w:vAlign w:val="center"/>
          </w:tcPr>
          <w:p w14:paraId="45CC3D38"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1.</w:t>
            </w:r>
          </w:p>
        </w:tc>
        <w:tc>
          <w:tcPr>
            <w:tcW w:w="3572" w:type="dxa"/>
            <w:vAlign w:val="center"/>
          </w:tcPr>
          <w:p w14:paraId="4755677B"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NIKITHA D</w:t>
            </w:r>
          </w:p>
        </w:tc>
        <w:tc>
          <w:tcPr>
            <w:tcW w:w="1985" w:type="dxa"/>
            <w:vAlign w:val="center"/>
          </w:tcPr>
          <w:p w14:paraId="326FC73B"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ENG23CS0384</w:t>
            </w:r>
          </w:p>
        </w:tc>
        <w:tc>
          <w:tcPr>
            <w:tcW w:w="1842" w:type="dxa"/>
            <w:vAlign w:val="center"/>
          </w:tcPr>
          <w:p w14:paraId="053AEB58" w14:textId="77777777" w:rsidR="006038CC" w:rsidRDefault="006038CC">
            <w:pPr>
              <w:tabs>
                <w:tab w:val="center" w:pos="9923"/>
              </w:tabs>
              <w:spacing w:line="276" w:lineRule="auto"/>
              <w:rPr>
                <w:rFonts w:ascii="Arial" w:eastAsia="Arial" w:hAnsi="Arial" w:cs="Arial"/>
                <w:sz w:val="20"/>
                <w:szCs w:val="20"/>
              </w:rPr>
            </w:pPr>
          </w:p>
        </w:tc>
        <w:tc>
          <w:tcPr>
            <w:tcW w:w="1701" w:type="dxa"/>
            <w:vAlign w:val="center"/>
          </w:tcPr>
          <w:p w14:paraId="40633854" w14:textId="77777777" w:rsidR="006038CC" w:rsidRDefault="006038CC">
            <w:pPr>
              <w:tabs>
                <w:tab w:val="center" w:pos="9923"/>
              </w:tabs>
              <w:spacing w:line="276" w:lineRule="auto"/>
              <w:rPr>
                <w:rFonts w:ascii="Arial" w:eastAsia="Arial" w:hAnsi="Arial" w:cs="Arial"/>
                <w:sz w:val="20"/>
                <w:szCs w:val="20"/>
              </w:rPr>
            </w:pPr>
          </w:p>
        </w:tc>
      </w:tr>
      <w:tr w:rsidR="006038CC" w14:paraId="2CC41670" w14:textId="77777777">
        <w:tc>
          <w:tcPr>
            <w:tcW w:w="539" w:type="dxa"/>
            <w:vAlign w:val="center"/>
          </w:tcPr>
          <w:p w14:paraId="51BE0B24"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2.</w:t>
            </w:r>
          </w:p>
        </w:tc>
        <w:tc>
          <w:tcPr>
            <w:tcW w:w="3572" w:type="dxa"/>
            <w:vAlign w:val="center"/>
          </w:tcPr>
          <w:p w14:paraId="02BE4C75"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MONALISA</w:t>
            </w:r>
          </w:p>
        </w:tc>
        <w:tc>
          <w:tcPr>
            <w:tcW w:w="1985" w:type="dxa"/>
            <w:vAlign w:val="center"/>
          </w:tcPr>
          <w:p w14:paraId="5987D8F4"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ENG23CS0368</w:t>
            </w:r>
          </w:p>
        </w:tc>
        <w:tc>
          <w:tcPr>
            <w:tcW w:w="1842" w:type="dxa"/>
            <w:vAlign w:val="center"/>
          </w:tcPr>
          <w:p w14:paraId="4B9AE82D" w14:textId="77777777" w:rsidR="006038CC" w:rsidRDefault="006038CC">
            <w:pPr>
              <w:tabs>
                <w:tab w:val="center" w:pos="9923"/>
              </w:tabs>
              <w:spacing w:line="276" w:lineRule="auto"/>
              <w:rPr>
                <w:rFonts w:ascii="Arial" w:eastAsia="Arial" w:hAnsi="Arial" w:cs="Arial"/>
                <w:sz w:val="20"/>
                <w:szCs w:val="20"/>
              </w:rPr>
            </w:pPr>
          </w:p>
        </w:tc>
        <w:tc>
          <w:tcPr>
            <w:tcW w:w="1701" w:type="dxa"/>
            <w:vAlign w:val="center"/>
          </w:tcPr>
          <w:p w14:paraId="10C9E788" w14:textId="77777777" w:rsidR="006038CC" w:rsidRDefault="006038CC">
            <w:pPr>
              <w:tabs>
                <w:tab w:val="center" w:pos="9923"/>
              </w:tabs>
              <w:spacing w:line="276" w:lineRule="auto"/>
              <w:rPr>
                <w:rFonts w:ascii="Arial" w:eastAsia="Arial" w:hAnsi="Arial" w:cs="Arial"/>
                <w:sz w:val="20"/>
                <w:szCs w:val="20"/>
              </w:rPr>
            </w:pPr>
          </w:p>
        </w:tc>
      </w:tr>
      <w:tr w:rsidR="006038CC" w14:paraId="1147344B" w14:textId="77777777">
        <w:tc>
          <w:tcPr>
            <w:tcW w:w="539" w:type="dxa"/>
            <w:vAlign w:val="center"/>
          </w:tcPr>
          <w:p w14:paraId="799D8BD8"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3.</w:t>
            </w:r>
          </w:p>
        </w:tc>
        <w:tc>
          <w:tcPr>
            <w:tcW w:w="3572" w:type="dxa"/>
            <w:vAlign w:val="center"/>
          </w:tcPr>
          <w:p w14:paraId="2C0AD069"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RAJIKA SAHA</w:t>
            </w:r>
          </w:p>
        </w:tc>
        <w:tc>
          <w:tcPr>
            <w:tcW w:w="1985" w:type="dxa"/>
            <w:vAlign w:val="center"/>
          </w:tcPr>
          <w:p w14:paraId="35EA1833"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ENG23CS0415</w:t>
            </w:r>
          </w:p>
        </w:tc>
        <w:tc>
          <w:tcPr>
            <w:tcW w:w="1842" w:type="dxa"/>
            <w:vAlign w:val="center"/>
          </w:tcPr>
          <w:p w14:paraId="70AF1E03" w14:textId="77777777" w:rsidR="006038CC" w:rsidRDefault="006038CC">
            <w:pPr>
              <w:tabs>
                <w:tab w:val="center" w:pos="9923"/>
              </w:tabs>
              <w:spacing w:line="276" w:lineRule="auto"/>
              <w:rPr>
                <w:rFonts w:ascii="Arial" w:eastAsia="Arial" w:hAnsi="Arial" w:cs="Arial"/>
                <w:sz w:val="20"/>
                <w:szCs w:val="20"/>
              </w:rPr>
            </w:pPr>
          </w:p>
        </w:tc>
        <w:tc>
          <w:tcPr>
            <w:tcW w:w="1701" w:type="dxa"/>
            <w:vAlign w:val="center"/>
          </w:tcPr>
          <w:p w14:paraId="091F4FDB" w14:textId="77777777" w:rsidR="006038CC" w:rsidRDefault="006038CC">
            <w:pPr>
              <w:tabs>
                <w:tab w:val="center" w:pos="9923"/>
              </w:tabs>
              <w:spacing w:line="276" w:lineRule="auto"/>
              <w:rPr>
                <w:rFonts w:ascii="Arial" w:eastAsia="Arial" w:hAnsi="Arial" w:cs="Arial"/>
                <w:sz w:val="20"/>
                <w:szCs w:val="20"/>
              </w:rPr>
            </w:pPr>
          </w:p>
        </w:tc>
      </w:tr>
      <w:tr w:rsidR="006038CC" w14:paraId="698103A5" w14:textId="77777777">
        <w:tc>
          <w:tcPr>
            <w:tcW w:w="539" w:type="dxa"/>
            <w:vAlign w:val="center"/>
          </w:tcPr>
          <w:p w14:paraId="73ADC968" w14:textId="77777777" w:rsidR="006038CC" w:rsidRDefault="00404C5B">
            <w:pPr>
              <w:tabs>
                <w:tab w:val="center" w:pos="9923"/>
              </w:tabs>
              <w:spacing w:line="276" w:lineRule="auto"/>
              <w:jc w:val="center"/>
              <w:rPr>
                <w:rFonts w:ascii="Arial" w:eastAsia="Arial" w:hAnsi="Arial" w:cs="Arial"/>
                <w:sz w:val="20"/>
                <w:szCs w:val="20"/>
              </w:rPr>
            </w:pPr>
            <w:r>
              <w:rPr>
                <w:rFonts w:ascii="Arial" w:eastAsia="Arial" w:hAnsi="Arial" w:cs="Arial"/>
                <w:sz w:val="20"/>
                <w:szCs w:val="20"/>
              </w:rPr>
              <w:t>4.</w:t>
            </w:r>
          </w:p>
        </w:tc>
        <w:tc>
          <w:tcPr>
            <w:tcW w:w="3572" w:type="dxa"/>
            <w:vAlign w:val="center"/>
          </w:tcPr>
          <w:p w14:paraId="6D148268"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SUNAND P CHOWDARY</w:t>
            </w:r>
          </w:p>
        </w:tc>
        <w:tc>
          <w:tcPr>
            <w:tcW w:w="1985" w:type="dxa"/>
            <w:vAlign w:val="center"/>
          </w:tcPr>
          <w:p w14:paraId="46DBB1B6" w14:textId="77777777" w:rsidR="006038CC" w:rsidRPr="00AA24DF" w:rsidRDefault="00AA24DF">
            <w:pPr>
              <w:tabs>
                <w:tab w:val="center" w:pos="9923"/>
              </w:tabs>
              <w:spacing w:line="276" w:lineRule="auto"/>
              <w:rPr>
                <w:rFonts w:ascii="Arial" w:eastAsia="Arial" w:hAnsi="Arial" w:cs="Arial"/>
                <w:sz w:val="24"/>
                <w:szCs w:val="24"/>
              </w:rPr>
            </w:pPr>
            <w:r>
              <w:rPr>
                <w:rFonts w:ascii="Arial" w:eastAsia="Arial" w:hAnsi="Arial" w:cs="Arial"/>
                <w:sz w:val="24"/>
                <w:szCs w:val="24"/>
              </w:rPr>
              <w:t>ENG23CS0387</w:t>
            </w:r>
          </w:p>
        </w:tc>
        <w:tc>
          <w:tcPr>
            <w:tcW w:w="1842" w:type="dxa"/>
            <w:vAlign w:val="center"/>
          </w:tcPr>
          <w:p w14:paraId="753D7C8A" w14:textId="77777777" w:rsidR="006038CC" w:rsidRDefault="006038CC">
            <w:pPr>
              <w:tabs>
                <w:tab w:val="center" w:pos="9923"/>
              </w:tabs>
              <w:spacing w:line="276" w:lineRule="auto"/>
              <w:rPr>
                <w:rFonts w:ascii="Arial" w:eastAsia="Arial" w:hAnsi="Arial" w:cs="Arial"/>
                <w:sz w:val="20"/>
                <w:szCs w:val="20"/>
              </w:rPr>
            </w:pPr>
          </w:p>
        </w:tc>
        <w:tc>
          <w:tcPr>
            <w:tcW w:w="1701" w:type="dxa"/>
            <w:vAlign w:val="center"/>
          </w:tcPr>
          <w:p w14:paraId="52DFA9C6" w14:textId="77777777" w:rsidR="006038CC" w:rsidRDefault="006038CC">
            <w:pPr>
              <w:tabs>
                <w:tab w:val="center" w:pos="9923"/>
              </w:tabs>
              <w:spacing w:line="276" w:lineRule="auto"/>
              <w:rPr>
                <w:rFonts w:ascii="Arial" w:eastAsia="Arial" w:hAnsi="Arial" w:cs="Arial"/>
                <w:sz w:val="20"/>
                <w:szCs w:val="20"/>
              </w:rPr>
            </w:pPr>
          </w:p>
        </w:tc>
      </w:tr>
    </w:tbl>
    <w:p w14:paraId="1575AE4E" w14:textId="77777777" w:rsidR="006038CC" w:rsidRDefault="006038CC">
      <w:pPr>
        <w:tabs>
          <w:tab w:val="center" w:pos="2127"/>
          <w:tab w:val="center" w:pos="5529"/>
          <w:tab w:val="center" w:pos="8931"/>
        </w:tabs>
        <w:spacing w:after="0"/>
        <w:jc w:val="center"/>
        <w:rPr>
          <w:rFonts w:ascii="Arial" w:eastAsia="Arial" w:hAnsi="Arial" w:cs="Arial"/>
          <w:sz w:val="32"/>
          <w:szCs w:val="32"/>
        </w:rPr>
      </w:pPr>
    </w:p>
    <w:p w14:paraId="5EACA640" w14:textId="77777777" w:rsidR="006038CC" w:rsidRDefault="006038CC">
      <w:pPr>
        <w:tabs>
          <w:tab w:val="center" w:pos="2127"/>
          <w:tab w:val="center" w:pos="5529"/>
          <w:tab w:val="center" w:pos="8931"/>
        </w:tabs>
        <w:spacing w:after="0"/>
        <w:jc w:val="center"/>
        <w:rPr>
          <w:rFonts w:ascii="Arial" w:eastAsia="Arial" w:hAnsi="Arial" w:cs="Arial"/>
          <w:sz w:val="32"/>
          <w:szCs w:val="32"/>
        </w:rPr>
      </w:pPr>
    </w:p>
    <w:p w14:paraId="2072BCC5" w14:textId="77777777" w:rsidR="006038CC" w:rsidRDefault="006038CC">
      <w:pPr>
        <w:tabs>
          <w:tab w:val="center" w:pos="2127"/>
          <w:tab w:val="center" w:pos="5529"/>
          <w:tab w:val="center" w:pos="8931"/>
        </w:tabs>
        <w:spacing w:after="0"/>
        <w:jc w:val="center"/>
        <w:rPr>
          <w:rFonts w:ascii="Arial" w:eastAsia="Arial" w:hAnsi="Arial" w:cs="Arial"/>
          <w:sz w:val="32"/>
          <w:szCs w:val="32"/>
        </w:rPr>
      </w:pPr>
    </w:p>
    <w:p w14:paraId="186013EC" w14:textId="77777777" w:rsidR="007B12E3" w:rsidRDefault="007B12E3">
      <w:pPr>
        <w:tabs>
          <w:tab w:val="center" w:pos="2127"/>
          <w:tab w:val="center" w:pos="5529"/>
          <w:tab w:val="center" w:pos="8931"/>
        </w:tabs>
        <w:spacing w:after="0"/>
        <w:jc w:val="center"/>
        <w:rPr>
          <w:rFonts w:ascii="Arial" w:eastAsia="Arial" w:hAnsi="Arial" w:cs="Arial"/>
          <w:sz w:val="32"/>
          <w:szCs w:val="32"/>
        </w:rPr>
      </w:pPr>
    </w:p>
    <w:p w14:paraId="5E6FAB4D" w14:textId="77777777" w:rsidR="007B12E3" w:rsidRDefault="007B12E3">
      <w:pPr>
        <w:tabs>
          <w:tab w:val="center" w:pos="2127"/>
          <w:tab w:val="center" w:pos="5529"/>
          <w:tab w:val="center" w:pos="8931"/>
        </w:tabs>
        <w:spacing w:after="0"/>
        <w:jc w:val="center"/>
        <w:rPr>
          <w:rFonts w:ascii="Arial" w:eastAsia="Arial" w:hAnsi="Arial" w:cs="Arial"/>
          <w:sz w:val="32"/>
          <w:szCs w:val="32"/>
        </w:rPr>
      </w:pPr>
    </w:p>
    <w:p w14:paraId="41D38720" w14:textId="77777777" w:rsidR="007B12E3" w:rsidRDefault="007B12E3">
      <w:pPr>
        <w:tabs>
          <w:tab w:val="center" w:pos="2127"/>
          <w:tab w:val="center" w:pos="5529"/>
          <w:tab w:val="center" w:pos="8931"/>
        </w:tabs>
        <w:spacing w:after="0"/>
        <w:jc w:val="center"/>
        <w:rPr>
          <w:rFonts w:ascii="Arial" w:eastAsia="Arial" w:hAnsi="Arial" w:cs="Arial"/>
          <w:sz w:val="32"/>
          <w:szCs w:val="32"/>
        </w:rPr>
      </w:pPr>
    </w:p>
    <w:tbl>
      <w:tblPr>
        <w:tblW w:w="9747" w:type="dxa"/>
        <w:tblInd w:w="-108" w:type="dxa"/>
        <w:tblLayout w:type="fixed"/>
        <w:tblLook w:val="0000" w:firstRow="0" w:lastRow="0" w:firstColumn="0" w:lastColumn="0" w:noHBand="0" w:noVBand="0"/>
      </w:tblPr>
      <w:tblGrid>
        <w:gridCol w:w="5211"/>
        <w:gridCol w:w="4536"/>
      </w:tblGrid>
      <w:tr w:rsidR="006038CC" w14:paraId="4B6C38EA" w14:textId="77777777">
        <w:tc>
          <w:tcPr>
            <w:tcW w:w="5211" w:type="dxa"/>
          </w:tcPr>
          <w:p w14:paraId="21F394D6" w14:textId="77777777" w:rsidR="006038CC" w:rsidRDefault="00404C5B">
            <w:pPr>
              <w:tabs>
                <w:tab w:val="center" w:pos="709"/>
                <w:tab w:val="center" w:pos="5529"/>
                <w:tab w:val="center" w:pos="8931"/>
              </w:tabs>
              <w:spacing w:before="60" w:after="60"/>
              <w:jc w:val="center"/>
              <w:rPr>
                <w:rFonts w:ascii="Arial" w:eastAsia="Arial" w:hAnsi="Arial" w:cs="Arial"/>
                <w:b/>
                <w:bCs/>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SPP Coordinator</w:t>
            </w:r>
            <w:r>
              <w:rPr>
                <w:rFonts w:ascii="Arial" w:eastAsia="Arial" w:hAnsi="Arial" w:cs="Arial"/>
                <w:b/>
                <w:bCs/>
                <w:sz w:val="20"/>
                <w:szCs w:val="20"/>
              </w:rPr>
              <w:t xml:space="preserve"> with Seal)</w:t>
            </w:r>
          </w:p>
          <w:p w14:paraId="6CC08B09" w14:textId="1719D119" w:rsidR="007B12E3" w:rsidRDefault="007B12E3" w:rsidP="007B12E3">
            <w:pPr>
              <w:tabs>
                <w:tab w:val="center" w:pos="709"/>
                <w:tab w:val="center" w:pos="5529"/>
                <w:tab w:val="center" w:pos="8931"/>
              </w:tabs>
              <w:spacing w:before="60" w:after="60"/>
              <w:rPr>
                <w:rFonts w:ascii="Arial" w:eastAsia="Arial" w:hAnsi="Arial" w:cs="Arial"/>
                <w:sz w:val="20"/>
                <w:szCs w:val="20"/>
              </w:rPr>
            </w:pPr>
          </w:p>
        </w:tc>
        <w:tc>
          <w:tcPr>
            <w:tcW w:w="4536" w:type="dxa"/>
          </w:tcPr>
          <w:p w14:paraId="31A2BE53" w14:textId="77777777" w:rsidR="006038CC" w:rsidRDefault="00404C5B">
            <w:pPr>
              <w:tabs>
                <w:tab w:val="center" w:pos="2127"/>
                <w:tab w:val="center" w:pos="5529"/>
                <w:tab w:val="center" w:pos="8931"/>
              </w:tabs>
              <w:spacing w:before="60" w:after="60"/>
              <w:jc w:val="center"/>
              <w:rPr>
                <w:rFonts w:ascii="Arial" w:eastAsia="Arial" w:hAnsi="Arial" w:cs="Arial"/>
                <w:sz w:val="20"/>
                <w:szCs w:val="20"/>
              </w:rPr>
            </w:pPr>
            <w:r>
              <w:rPr>
                <w:rFonts w:ascii="Arial" w:eastAsia="Arial" w:hAnsi="Arial" w:cs="Arial"/>
                <w:b/>
                <w:bCs/>
                <w:sz w:val="20"/>
                <w:szCs w:val="20"/>
              </w:rPr>
              <w:t xml:space="preserve">Name and signature of the </w:t>
            </w:r>
            <w:r>
              <w:rPr>
                <w:rFonts w:ascii="Arial" w:eastAsia="Arial" w:hAnsi="Arial" w:cs="Arial"/>
                <w:b/>
                <w:bCs/>
                <w:sz w:val="20"/>
                <w:szCs w:val="20"/>
              </w:rPr>
              <w:br/>
            </w:r>
            <w:r>
              <w:rPr>
                <w:rFonts w:ascii="Arial" w:eastAsia="Arial" w:hAnsi="Arial" w:cs="Arial"/>
                <w:b/>
                <w:bCs/>
                <w:sz w:val="20"/>
                <w:szCs w:val="20"/>
                <w:highlight w:val="yellow"/>
              </w:rPr>
              <w:t>Project Guide</w:t>
            </w:r>
            <w:r>
              <w:rPr>
                <w:rFonts w:ascii="Arial" w:eastAsia="Arial" w:hAnsi="Arial" w:cs="Arial"/>
                <w:b/>
                <w:bCs/>
                <w:sz w:val="20"/>
                <w:szCs w:val="20"/>
              </w:rPr>
              <w:t xml:space="preserve"> with Seal:</w:t>
            </w:r>
          </w:p>
        </w:tc>
      </w:tr>
      <w:tr w:rsidR="006038CC" w14:paraId="4C52BD1C" w14:textId="77777777">
        <w:tc>
          <w:tcPr>
            <w:tcW w:w="5211" w:type="dxa"/>
          </w:tcPr>
          <w:p w14:paraId="11D03CC8" w14:textId="77777777" w:rsidR="006038CC" w:rsidRDefault="00404C5B">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Email id:</w:t>
            </w:r>
          </w:p>
        </w:tc>
        <w:tc>
          <w:tcPr>
            <w:tcW w:w="4536" w:type="dxa"/>
          </w:tcPr>
          <w:p w14:paraId="7CB87AFA" w14:textId="77777777" w:rsidR="006038CC" w:rsidRDefault="00404C5B">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Email id:</w:t>
            </w:r>
          </w:p>
        </w:tc>
      </w:tr>
      <w:tr w:rsidR="006038CC" w14:paraId="6C64087A" w14:textId="77777777">
        <w:trPr>
          <w:trHeight w:val="138"/>
        </w:trPr>
        <w:tc>
          <w:tcPr>
            <w:tcW w:w="5211" w:type="dxa"/>
          </w:tcPr>
          <w:p w14:paraId="1D2DB16B" w14:textId="77777777" w:rsidR="006038CC" w:rsidRDefault="00404C5B">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Contact No.:</w:t>
            </w:r>
          </w:p>
        </w:tc>
        <w:tc>
          <w:tcPr>
            <w:tcW w:w="4536" w:type="dxa"/>
          </w:tcPr>
          <w:p w14:paraId="7CFC0BF7" w14:textId="77777777" w:rsidR="006038CC" w:rsidRDefault="00404C5B">
            <w:pPr>
              <w:tabs>
                <w:tab w:val="center" w:pos="2127"/>
                <w:tab w:val="center" w:pos="5529"/>
                <w:tab w:val="center" w:pos="8931"/>
              </w:tabs>
              <w:spacing w:before="60" w:after="60"/>
              <w:rPr>
                <w:rFonts w:ascii="Arial" w:eastAsia="Arial" w:hAnsi="Arial" w:cs="Arial"/>
                <w:sz w:val="18"/>
                <w:szCs w:val="18"/>
              </w:rPr>
            </w:pPr>
            <w:r>
              <w:rPr>
                <w:rFonts w:ascii="Arial" w:eastAsia="Arial" w:hAnsi="Arial" w:cs="Arial"/>
                <w:b/>
                <w:bCs/>
                <w:sz w:val="18"/>
                <w:szCs w:val="18"/>
              </w:rPr>
              <w:t>Contact No.:</w:t>
            </w:r>
          </w:p>
        </w:tc>
      </w:tr>
    </w:tbl>
    <w:p w14:paraId="54A61300" w14:textId="77777777" w:rsidR="006038CC" w:rsidRDefault="00404C5B">
      <w:pPr>
        <w:jc w:val="center"/>
        <w:rPr>
          <w:rFonts w:ascii="Arial" w:eastAsia="Arial" w:hAnsi="Arial" w:cs="Arial"/>
          <w:sz w:val="32"/>
          <w:szCs w:val="32"/>
        </w:rPr>
      </w:pPr>
      <w:r>
        <w:br w:type="page"/>
      </w:r>
      <w:r>
        <w:rPr>
          <w:rFonts w:ascii="Arial" w:eastAsia="Arial" w:hAnsi="Arial" w:cs="Arial"/>
          <w:b/>
          <w:bCs/>
          <w:sz w:val="32"/>
          <w:szCs w:val="32"/>
        </w:rPr>
        <w:lastRenderedPageBreak/>
        <w:t>ENDORSEMENT</w:t>
      </w:r>
    </w:p>
    <w:p w14:paraId="0233C963" w14:textId="77777777" w:rsidR="006038CC" w:rsidRDefault="00404C5B">
      <w:pPr>
        <w:jc w:val="center"/>
        <w:rPr>
          <w:rFonts w:ascii="Arial" w:eastAsia="Arial" w:hAnsi="Arial" w:cs="Arial"/>
        </w:rPr>
      </w:pPr>
      <w:r>
        <w:rPr>
          <w:rFonts w:ascii="Arial" w:eastAsia="Arial" w:hAnsi="Arial" w:cs="Arial"/>
          <w:b/>
          <w:bCs/>
        </w:rPr>
        <w:t>(From the Institution)</w:t>
      </w:r>
    </w:p>
    <w:p w14:paraId="17C17B09" w14:textId="77777777" w:rsidR="006038CC" w:rsidRDefault="00404C5B">
      <w:pPr>
        <w:jc w:val="center"/>
        <w:rPr>
          <w:rFonts w:ascii="Arial" w:eastAsia="Arial" w:hAnsi="Arial" w:cs="Arial"/>
        </w:rPr>
      </w:pPr>
      <w:r>
        <w:rPr>
          <w:rFonts w:ascii="Arial" w:eastAsia="Arial" w:hAnsi="Arial" w:cs="Arial"/>
          <w:i/>
          <w:iCs/>
        </w:rPr>
        <w:t>(To be issued on the Institution/Department Letterhead, signed, scanned, and uploaded along with the project proposal)</w:t>
      </w:r>
    </w:p>
    <w:p w14:paraId="7499D838" w14:textId="77777777" w:rsidR="006038CC" w:rsidRDefault="00404C5B">
      <w:pPr>
        <w:rPr>
          <w:rFonts w:ascii="Arial" w:eastAsia="Arial" w:hAnsi="Arial" w:cs="Arial"/>
          <w:sz w:val="24"/>
          <w:szCs w:val="24"/>
        </w:rPr>
      </w:pPr>
      <w:r>
        <w:rPr>
          <w:rFonts w:ascii="Arial" w:eastAsia="Arial" w:hAnsi="Arial" w:cs="Arial"/>
          <w:sz w:val="24"/>
          <w:szCs w:val="24"/>
        </w:rPr>
        <w:t>This is to certify that:</w:t>
      </w:r>
    </w:p>
    <w:p w14:paraId="4D08C5EB" w14:textId="77777777" w:rsidR="006038CC" w:rsidRDefault="00AA24DF">
      <w:pPr>
        <w:widowControl/>
        <w:numPr>
          <w:ilvl w:val="0"/>
          <w:numId w:val="3"/>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 xml:space="preserve">Ms. NIKITHA D </w:t>
      </w:r>
    </w:p>
    <w:p w14:paraId="649D9FA9" w14:textId="77777777" w:rsidR="006038CC" w:rsidRDefault="00AA24DF">
      <w:pPr>
        <w:widowControl/>
        <w:numPr>
          <w:ilvl w:val="0"/>
          <w:numId w:val="3"/>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 xml:space="preserve">Ms. MONALISA </w:t>
      </w:r>
    </w:p>
    <w:p w14:paraId="0E0307B1" w14:textId="77777777" w:rsidR="006038CC" w:rsidRDefault="00AA24DF">
      <w:pPr>
        <w:widowControl/>
        <w:numPr>
          <w:ilvl w:val="0"/>
          <w:numId w:val="3"/>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 xml:space="preserve">Ms. RAJIKA SAHA </w:t>
      </w:r>
    </w:p>
    <w:p w14:paraId="254AB6FE" w14:textId="77777777" w:rsidR="006038CC" w:rsidRDefault="00AA24DF">
      <w:pPr>
        <w:widowControl/>
        <w:numPr>
          <w:ilvl w:val="0"/>
          <w:numId w:val="3"/>
        </w:numPr>
        <w:spacing w:before="240" w:after="240" w:line="259" w:lineRule="auto"/>
        <w:ind w:left="714" w:hanging="357"/>
        <w:jc w:val="left"/>
        <w:rPr>
          <w:rFonts w:ascii="Arial" w:eastAsia="Arial" w:hAnsi="Arial" w:cs="Arial"/>
          <w:sz w:val="24"/>
          <w:szCs w:val="24"/>
        </w:rPr>
      </w:pPr>
      <w:r>
        <w:rPr>
          <w:rFonts w:ascii="Arial" w:eastAsia="Arial" w:hAnsi="Arial" w:cs="Arial"/>
          <w:sz w:val="24"/>
          <w:szCs w:val="24"/>
        </w:rPr>
        <w:t xml:space="preserve">Mr. SUNAND P CHOWDARY </w:t>
      </w:r>
    </w:p>
    <w:p w14:paraId="3E5AEFC3" w14:textId="77777777" w:rsidR="006038CC" w:rsidRDefault="006038CC">
      <w:pPr>
        <w:rPr>
          <w:rFonts w:ascii="Arial" w:eastAsia="Arial" w:hAnsi="Arial" w:cs="Arial"/>
          <w:sz w:val="24"/>
          <w:szCs w:val="24"/>
        </w:rPr>
      </w:pPr>
    </w:p>
    <w:p w14:paraId="41ACDC3D" w14:textId="45C18581" w:rsidR="006038CC" w:rsidRDefault="00404C5B" w:rsidP="00AA24DF">
      <w:pPr>
        <w:rPr>
          <w:rFonts w:ascii="Arial" w:eastAsia="Arial" w:hAnsi="Arial" w:cs="Arial"/>
          <w:sz w:val="24"/>
          <w:szCs w:val="24"/>
        </w:rPr>
      </w:pPr>
      <w:r>
        <w:rPr>
          <w:rFonts w:ascii="Arial" w:eastAsia="Arial" w:hAnsi="Arial" w:cs="Arial"/>
          <w:sz w:val="24"/>
          <w:szCs w:val="24"/>
        </w:rPr>
        <w:t xml:space="preserve">are bonafide final-year students of the Department of Computer Science Engineering, pursuing </w:t>
      </w:r>
      <w:r w:rsidR="00084AF0">
        <w:rPr>
          <w:rFonts w:ascii="Arial" w:eastAsia="Arial" w:hAnsi="Arial" w:cs="Arial"/>
          <w:sz w:val="24"/>
          <w:szCs w:val="24"/>
        </w:rPr>
        <w:t>Bachelor of Technology</w:t>
      </w:r>
      <w:r>
        <w:rPr>
          <w:rFonts w:ascii="Arial" w:eastAsia="Arial" w:hAnsi="Arial" w:cs="Arial"/>
          <w:sz w:val="24"/>
          <w:szCs w:val="24"/>
        </w:rPr>
        <w:t xml:space="preserve"> at Dayananda Sagar University.</w:t>
      </w:r>
      <w:r>
        <w:rPr>
          <w:rFonts w:ascii="Arial" w:eastAsia="Arial" w:hAnsi="Arial" w:cs="Arial"/>
          <w:sz w:val="24"/>
          <w:szCs w:val="24"/>
        </w:rPr>
        <w:br/>
      </w:r>
    </w:p>
    <w:p w14:paraId="1F89E62E" w14:textId="77777777" w:rsidR="006038CC" w:rsidRDefault="00404C5B">
      <w:pPr>
        <w:rPr>
          <w:rFonts w:ascii="Arial" w:eastAsia="Arial" w:hAnsi="Arial" w:cs="Arial"/>
          <w:sz w:val="24"/>
          <w:szCs w:val="24"/>
        </w:rPr>
      </w:pPr>
      <w:r>
        <w:rPr>
          <w:rFonts w:ascii="Arial" w:eastAsia="Arial" w:hAnsi="Arial" w:cs="Arial"/>
          <w:sz w:val="24"/>
          <w:szCs w:val="24"/>
        </w:rPr>
        <w:t xml:space="preserve">The institution has scrutinized and approved this project proposal for submission to the </w:t>
      </w:r>
      <w:r>
        <w:rPr>
          <w:rFonts w:ascii="Arial" w:eastAsia="Arial" w:hAnsi="Arial" w:cs="Arial"/>
          <w:b/>
          <w:bCs/>
          <w:sz w:val="24"/>
          <w:szCs w:val="24"/>
        </w:rPr>
        <w:t>Karnataka State Council for Science and Technology (KSCST)</w:t>
      </w:r>
      <w:r>
        <w:rPr>
          <w:rFonts w:ascii="Arial" w:eastAsia="Arial" w:hAnsi="Arial" w:cs="Arial"/>
          <w:sz w:val="24"/>
          <w:szCs w:val="24"/>
        </w:rPr>
        <w:t xml:space="preserve"> under the </w:t>
      </w:r>
      <w:r>
        <w:rPr>
          <w:rFonts w:ascii="Arial" w:eastAsia="Arial" w:hAnsi="Arial" w:cs="Arial"/>
          <w:b/>
          <w:bCs/>
          <w:sz w:val="24"/>
          <w:szCs w:val="24"/>
        </w:rPr>
        <w:t>50</w:t>
      </w:r>
      <w:r>
        <w:rPr>
          <w:rFonts w:ascii="Arial" w:eastAsia="Arial" w:hAnsi="Arial" w:cs="Arial"/>
          <w:b/>
          <w:bCs/>
          <w:sz w:val="24"/>
          <w:szCs w:val="24"/>
          <w:vertAlign w:val="superscript"/>
        </w:rPr>
        <w:t>th</w:t>
      </w:r>
      <w:r>
        <w:rPr>
          <w:rFonts w:ascii="Arial" w:eastAsia="Arial" w:hAnsi="Arial" w:cs="Arial"/>
          <w:b/>
          <w:bCs/>
          <w:sz w:val="24"/>
          <w:szCs w:val="24"/>
        </w:rPr>
        <w:t xml:space="preserve"> Series Student Project Programme (SPP): 2026 - 2027</w:t>
      </w:r>
      <w:r>
        <w:rPr>
          <w:rFonts w:ascii="Arial" w:eastAsia="Arial" w:hAnsi="Arial" w:cs="Arial"/>
          <w:sz w:val="24"/>
          <w:szCs w:val="24"/>
        </w:rPr>
        <w:t>.</w:t>
      </w:r>
    </w:p>
    <w:p w14:paraId="08503A45" w14:textId="77777777" w:rsidR="006038CC" w:rsidRDefault="00404C5B">
      <w:pPr>
        <w:spacing w:before="240" w:after="240"/>
        <w:rPr>
          <w:rFonts w:ascii="Arial" w:eastAsia="Arial" w:hAnsi="Arial" w:cs="Arial"/>
          <w:sz w:val="24"/>
          <w:szCs w:val="24"/>
        </w:rPr>
      </w:pPr>
      <w:r>
        <w:rPr>
          <w:rFonts w:ascii="Arial" w:eastAsia="Arial" w:hAnsi="Arial" w:cs="Arial"/>
          <w:sz w:val="24"/>
          <w:szCs w:val="24"/>
        </w:rPr>
        <w:t>We hereby certify and undertake that:</w:t>
      </w:r>
    </w:p>
    <w:p w14:paraId="08D82E74" w14:textId="77777777" w:rsidR="006038CC" w:rsidRDefault="00404C5B">
      <w:pPr>
        <w:widowControl/>
        <w:numPr>
          <w:ilvl w:val="0"/>
          <w:numId w:val="4"/>
        </w:numPr>
        <w:spacing w:before="240" w:after="240"/>
        <w:rPr>
          <w:rFonts w:ascii="Arial" w:eastAsia="Arial" w:hAnsi="Arial" w:cs="Arial"/>
          <w:sz w:val="24"/>
          <w:szCs w:val="24"/>
        </w:rPr>
      </w:pPr>
      <w:r>
        <w:rPr>
          <w:rFonts w:ascii="Arial" w:eastAsia="Arial" w:hAnsi="Arial" w:cs="Arial"/>
          <w:sz w:val="24"/>
          <w:szCs w:val="24"/>
        </w:rPr>
        <w:t xml:space="preserve">The project proposal has been reviewed by the Department and recommended for submission under the appropriate SPP broad theme. </w:t>
      </w:r>
    </w:p>
    <w:p w14:paraId="687AD342" w14:textId="77777777" w:rsidR="006038CC" w:rsidRDefault="00404C5B">
      <w:pPr>
        <w:widowControl/>
        <w:numPr>
          <w:ilvl w:val="0"/>
          <w:numId w:val="4"/>
        </w:numPr>
        <w:spacing w:before="240" w:after="240"/>
        <w:rPr>
          <w:rFonts w:ascii="Arial" w:eastAsia="Arial" w:hAnsi="Arial" w:cs="Arial"/>
          <w:sz w:val="24"/>
          <w:szCs w:val="24"/>
        </w:rPr>
      </w:pPr>
      <w:r>
        <w:rPr>
          <w:rFonts w:ascii="Arial" w:eastAsia="Arial" w:hAnsi="Arial" w:cs="Arial"/>
          <w:sz w:val="24"/>
          <w:szCs w:val="24"/>
        </w:rPr>
        <w:t xml:space="preserve">The institution shall provide the necessary laboratory facilities, equipment, software, workshop, computing facilities, infrastructure, and academic guidance required for successful completion of the project. </w:t>
      </w:r>
    </w:p>
    <w:p w14:paraId="4B0770E1" w14:textId="77777777" w:rsidR="006038CC" w:rsidRDefault="00404C5B">
      <w:pPr>
        <w:widowControl/>
        <w:numPr>
          <w:ilvl w:val="0"/>
          <w:numId w:val="4"/>
        </w:numPr>
        <w:spacing w:before="240" w:after="240"/>
        <w:rPr>
          <w:rFonts w:ascii="Arial" w:eastAsia="Arial" w:hAnsi="Arial" w:cs="Arial"/>
          <w:sz w:val="24"/>
          <w:szCs w:val="24"/>
        </w:rPr>
      </w:pPr>
      <w:r>
        <w:rPr>
          <w:rFonts w:ascii="Arial" w:eastAsia="Arial" w:hAnsi="Arial" w:cs="Arial"/>
          <w:sz w:val="24"/>
          <w:szCs w:val="24"/>
        </w:rPr>
        <w:t xml:space="preserve">The Project Guide shall monitor the progress of the project and ensure its timely completion in accordance with the approved objectives and work plan. </w:t>
      </w:r>
    </w:p>
    <w:p w14:paraId="778242C6" w14:textId="77777777" w:rsidR="006038CC" w:rsidRDefault="00404C5B">
      <w:pPr>
        <w:widowControl/>
        <w:numPr>
          <w:ilvl w:val="0"/>
          <w:numId w:val="4"/>
        </w:numPr>
        <w:spacing w:before="240" w:after="240"/>
        <w:rPr>
          <w:rFonts w:ascii="Arial" w:eastAsia="Arial" w:hAnsi="Arial" w:cs="Arial"/>
          <w:sz w:val="24"/>
          <w:szCs w:val="24"/>
        </w:rPr>
      </w:pPr>
      <w:r>
        <w:rPr>
          <w:rFonts w:ascii="Arial" w:eastAsia="Arial" w:hAnsi="Arial" w:cs="Arial"/>
          <w:sz w:val="24"/>
          <w:szCs w:val="24"/>
        </w:rPr>
        <w:t xml:space="preserve">The institution shall facilitate the participation of the student team in the Mid-term Evaluation, submission of the Synopsis and Final Project Report, and the Annual State-Level Poster Presentation and Exhibition, if selected. </w:t>
      </w:r>
    </w:p>
    <w:p w14:paraId="5B489A5E" w14:textId="77777777" w:rsidR="006038CC" w:rsidRDefault="00404C5B">
      <w:pPr>
        <w:widowControl/>
        <w:numPr>
          <w:ilvl w:val="0"/>
          <w:numId w:val="4"/>
        </w:numPr>
        <w:spacing w:before="240" w:after="240"/>
        <w:rPr>
          <w:rFonts w:ascii="Arial" w:eastAsia="Arial" w:hAnsi="Arial" w:cs="Arial"/>
          <w:sz w:val="24"/>
          <w:szCs w:val="24"/>
        </w:rPr>
      </w:pPr>
      <w:r>
        <w:rPr>
          <w:rFonts w:ascii="Arial" w:eastAsia="Arial" w:hAnsi="Arial" w:cs="Arial"/>
          <w:sz w:val="24"/>
          <w:szCs w:val="24"/>
        </w:rPr>
        <w:t>If the project receives financial assistance from KSCST, the institution shall ensure that the grant is utilized exclusively for the approved project and that all financial and technical requirements prescribed by KSCST are duly complied with and will submit the Utilisation Certificate and Statement of Expenditure after the completion of the project.</w:t>
      </w:r>
    </w:p>
    <w:p w14:paraId="0B56EC7B" w14:textId="77777777" w:rsidR="006038CC" w:rsidRDefault="00404C5B">
      <w:pPr>
        <w:widowControl/>
        <w:numPr>
          <w:ilvl w:val="0"/>
          <w:numId w:val="4"/>
        </w:numPr>
        <w:spacing w:before="240" w:after="240"/>
        <w:rPr>
          <w:rFonts w:ascii="Arial" w:eastAsia="Arial" w:hAnsi="Arial" w:cs="Arial"/>
          <w:sz w:val="24"/>
          <w:szCs w:val="24"/>
        </w:rPr>
      </w:pPr>
      <w:r>
        <w:rPr>
          <w:rFonts w:ascii="Arial" w:eastAsia="Arial" w:hAnsi="Arial" w:cs="Arial"/>
          <w:sz w:val="24"/>
          <w:szCs w:val="24"/>
        </w:rPr>
        <w:t xml:space="preserve">If the student team fails to complete the project, submit the required reports, participate in the Mid-term Evaluation, or participate in the Annual State-Level Poster Presentation and Exhibition (if selected), the institution agrees to cooperate with KSCST in recovering the financial assistance released for the project, wherever applicable. </w:t>
      </w:r>
    </w:p>
    <w:p w14:paraId="20BAE67B" w14:textId="77777777" w:rsidR="006038CC" w:rsidRDefault="00404C5B">
      <w:pPr>
        <w:widowControl/>
        <w:numPr>
          <w:ilvl w:val="0"/>
          <w:numId w:val="4"/>
        </w:numPr>
        <w:spacing w:before="240" w:after="240"/>
        <w:jc w:val="left"/>
        <w:rPr>
          <w:rFonts w:ascii="Arial" w:eastAsia="Arial" w:hAnsi="Arial" w:cs="Arial"/>
          <w:sz w:val="24"/>
          <w:szCs w:val="24"/>
        </w:rPr>
      </w:pPr>
      <w:r>
        <w:rPr>
          <w:rFonts w:ascii="Arial" w:eastAsia="Arial" w:hAnsi="Arial" w:cs="Arial"/>
          <w:sz w:val="24"/>
          <w:szCs w:val="24"/>
        </w:rPr>
        <w:t>The institution certifies that the information furnished in this proposal is true and correct to the best of its knowledge.</w:t>
      </w:r>
    </w:p>
    <w:tbl>
      <w:tblPr>
        <w:tblW w:w="9639" w:type="dxa"/>
        <w:tblLayout w:type="fixed"/>
        <w:tblLook w:val="0000" w:firstRow="0" w:lastRow="0" w:firstColumn="0" w:lastColumn="0" w:noHBand="0" w:noVBand="0"/>
      </w:tblPr>
      <w:tblGrid>
        <w:gridCol w:w="3261"/>
        <w:gridCol w:w="3402"/>
        <w:gridCol w:w="2976"/>
      </w:tblGrid>
      <w:tr w:rsidR="006038CC" w14:paraId="71917238" w14:textId="77777777">
        <w:tc>
          <w:tcPr>
            <w:tcW w:w="3261" w:type="dxa"/>
          </w:tcPr>
          <w:p w14:paraId="3D28AE36" w14:textId="77777777" w:rsidR="006038CC" w:rsidRDefault="006038CC">
            <w:pPr>
              <w:tabs>
                <w:tab w:val="center" w:pos="2127"/>
                <w:tab w:val="center" w:pos="5529"/>
                <w:tab w:val="center" w:pos="8931"/>
              </w:tabs>
              <w:jc w:val="center"/>
              <w:rPr>
                <w:ins w:id="6" w:author="Nikitha D ENG23CS0384" w:date="2026-10-20T19:36:00Z" w16du:dateUtc="2026-10-20T14:06:00Z"/>
                <w:rFonts w:ascii="Arial" w:eastAsia="Arial" w:hAnsi="Arial" w:cs="Arial"/>
                <w:sz w:val="20"/>
                <w:szCs w:val="20"/>
              </w:rPr>
            </w:pPr>
          </w:p>
          <w:p w14:paraId="7BCE6E07" w14:textId="77777777" w:rsidR="002D7582" w:rsidRDefault="002D7582">
            <w:pPr>
              <w:tabs>
                <w:tab w:val="center" w:pos="2127"/>
                <w:tab w:val="center" w:pos="5529"/>
                <w:tab w:val="center" w:pos="8931"/>
              </w:tabs>
              <w:jc w:val="center"/>
              <w:rPr>
                <w:rFonts w:ascii="Arial" w:eastAsia="Arial" w:hAnsi="Arial" w:cs="Arial"/>
                <w:sz w:val="20"/>
                <w:szCs w:val="20"/>
              </w:rPr>
            </w:pPr>
          </w:p>
          <w:p w14:paraId="5CB029ED" w14:textId="77777777" w:rsidR="006038CC" w:rsidRDefault="006038CC">
            <w:pPr>
              <w:tabs>
                <w:tab w:val="center" w:pos="2127"/>
                <w:tab w:val="center" w:pos="5529"/>
                <w:tab w:val="center" w:pos="8931"/>
              </w:tabs>
              <w:jc w:val="center"/>
              <w:rPr>
                <w:rFonts w:ascii="Arial" w:eastAsia="Arial" w:hAnsi="Arial" w:cs="Arial"/>
                <w:sz w:val="20"/>
                <w:szCs w:val="20"/>
              </w:rPr>
            </w:pPr>
          </w:p>
          <w:p w14:paraId="14139990" w14:textId="77777777" w:rsidR="006038CC" w:rsidRDefault="00404C5B">
            <w:pPr>
              <w:tabs>
                <w:tab w:val="center" w:pos="2127"/>
                <w:tab w:val="center" w:pos="5529"/>
                <w:tab w:val="center" w:pos="8931"/>
              </w:tabs>
              <w:jc w:val="center"/>
              <w:rPr>
                <w:ins w:id="7" w:author="Nikitha D ENG23CS0384" w:date="2026-10-20T19:37:00Z" w16du:dateUtc="2026-10-20T14:07:00Z"/>
                <w:rFonts w:ascii="Arial" w:eastAsia="Arial" w:hAnsi="Arial" w:cs="Arial"/>
                <w:b/>
                <w:bCs/>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Project Guide</w:t>
            </w:r>
            <w:r>
              <w:rPr>
                <w:rFonts w:ascii="Arial" w:eastAsia="Arial" w:hAnsi="Arial" w:cs="Arial"/>
                <w:b/>
                <w:bCs/>
                <w:sz w:val="20"/>
                <w:szCs w:val="20"/>
              </w:rPr>
              <w:t xml:space="preserve"> with Seal)</w:t>
            </w:r>
          </w:p>
          <w:p w14:paraId="6D4560E8" w14:textId="77777777" w:rsidR="002D7582" w:rsidRDefault="002D7582">
            <w:pPr>
              <w:tabs>
                <w:tab w:val="center" w:pos="2127"/>
                <w:tab w:val="center" w:pos="5529"/>
                <w:tab w:val="center" w:pos="8931"/>
              </w:tabs>
              <w:jc w:val="center"/>
              <w:rPr>
                <w:rFonts w:ascii="Arial" w:eastAsia="Arial" w:hAnsi="Arial" w:cs="Arial"/>
                <w:sz w:val="20"/>
                <w:szCs w:val="20"/>
              </w:rPr>
            </w:pPr>
          </w:p>
        </w:tc>
        <w:tc>
          <w:tcPr>
            <w:tcW w:w="3402" w:type="dxa"/>
          </w:tcPr>
          <w:p w14:paraId="19A38F22" w14:textId="77777777" w:rsidR="006038CC" w:rsidRDefault="006038CC">
            <w:pPr>
              <w:tabs>
                <w:tab w:val="center" w:pos="2127"/>
                <w:tab w:val="center" w:pos="5529"/>
                <w:tab w:val="center" w:pos="8931"/>
              </w:tabs>
              <w:jc w:val="center"/>
              <w:rPr>
                <w:rFonts w:ascii="Arial" w:eastAsia="Arial" w:hAnsi="Arial" w:cs="Arial"/>
                <w:sz w:val="20"/>
                <w:szCs w:val="20"/>
              </w:rPr>
            </w:pPr>
          </w:p>
          <w:p w14:paraId="32B6BFBA" w14:textId="77777777" w:rsidR="006038CC" w:rsidRDefault="006038CC">
            <w:pPr>
              <w:tabs>
                <w:tab w:val="center" w:pos="2127"/>
                <w:tab w:val="center" w:pos="5529"/>
                <w:tab w:val="center" w:pos="8931"/>
              </w:tabs>
              <w:jc w:val="center"/>
              <w:rPr>
                <w:ins w:id="8" w:author="Nikitha D ENG23CS0384" w:date="2026-10-20T19:36:00Z" w16du:dateUtc="2026-10-20T14:06:00Z"/>
                <w:rFonts w:ascii="Arial" w:eastAsia="Arial" w:hAnsi="Arial" w:cs="Arial"/>
                <w:sz w:val="20"/>
                <w:szCs w:val="20"/>
              </w:rPr>
            </w:pPr>
          </w:p>
          <w:p w14:paraId="1906F45A" w14:textId="77777777" w:rsidR="002D7582" w:rsidRDefault="002D7582">
            <w:pPr>
              <w:tabs>
                <w:tab w:val="center" w:pos="2127"/>
                <w:tab w:val="center" w:pos="5529"/>
                <w:tab w:val="center" w:pos="8931"/>
              </w:tabs>
              <w:jc w:val="center"/>
              <w:rPr>
                <w:rFonts w:ascii="Arial" w:eastAsia="Arial" w:hAnsi="Arial" w:cs="Arial"/>
                <w:sz w:val="20"/>
                <w:szCs w:val="20"/>
              </w:rPr>
            </w:pPr>
          </w:p>
          <w:p w14:paraId="27E61B23" w14:textId="77777777" w:rsidR="006038CC" w:rsidRDefault="00404C5B">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t xml:space="preserve">(Name &amp; Signature of </w:t>
            </w:r>
            <w:r>
              <w:rPr>
                <w:rFonts w:ascii="Arial" w:eastAsia="Arial" w:hAnsi="Arial" w:cs="Arial"/>
                <w:b/>
                <w:bCs/>
                <w:sz w:val="20"/>
                <w:szCs w:val="20"/>
              </w:rPr>
              <w:br/>
            </w:r>
            <w:r>
              <w:rPr>
                <w:rFonts w:ascii="Arial" w:eastAsia="Arial" w:hAnsi="Arial" w:cs="Arial"/>
                <w:b/>
                <w:bCs/>
                <w:sz w:val="20"/>
                <w:szCs w:val="20"/>
                <w:highlight w:val="yellow"/>
              </w:rPr>
              <w:t>SPP Coordinator</w:t>
            </w:r>
            <w:r>
              <w:rPr>
                <w:rFonts w:ascii="Arial" w:eastAsia="Arial" w:hAnsi="Arial" w:cs="Arial"/>
                <w:b/>
                <w:bCs/>
                <w:sz w:val="20"/>
                <w:szCs w:val="20"/>
              </w:rPr>
              <w:t xml:space="preserve"> with Seal)</w:t>
            </w:r>
          </w:p>
        </w:tc>
        <w:tc>
          <w:tcPr>
            <w:tcW w:w="2976" w:type="dxa"/>
          </w:tcPr>
          <w:p w14:paraId="41ABDC04" w14:textId="77777777" w:rsidR="006038CC" w:rsidRDefault="006038CC">
            <w:pPr>
              <w:tabs>
                <w:tab w:val="center" w:pos="2127"/>
                <w:tab w:val="center" w:pos="5529"/>
                <w:tab w:val="center" w:pos="8931"/>
              </w:tabs>
              <w:jc w:val="center"/>
              <w:rPr>
                <w:ins w:id="9" w:author="Nikitha D ENG23CS0384" w:date="2026-10-20T19:36:00Z" w16du:dateUtc="2026-10-20T14:06:00Z"/>
                <w:rFonts w:ascii="Arial" w:eastAsia="Arial" w:hAnsi="Arial" w:cs="Arial"/>
                <w:sz w:val="20"/>
                <w:szCs w:val="20"/>
              </w:rPr>
            </w:pPr>
          </w:p>
          <w:p w14:paraId="5B1E8F0A" w14:textId="77777777" w:rsidR="002D7582" w:rsidRDefault="002D7582">
            <w:pPr>
              <w:tabs>
                <w:tab w:val="center" w:pos="2127"/>
                <w:tab w:val="center" w:pos="5529"/>
                <w:tab w:val="center" w:pos="8931"/>
              </w:tabs>
              <w:jc w:val="center"/>
              <w:rPr>
                <w:rFonts w:ascii="Arial" w:eastAsia="Arial" w:hAnsi="Arial" w:cs="Arial"/>
                <w:sz w:val="20"/>
                <w:szCs w:val="20"/>
              </w:rPr>
            </w:pPr>
          </w:p>
          <w:p w14:paraId="7924582C" w14:textId="77777777" w:rsidR="006038CC" w:rsidRDefault="006038CC">
            <w:pPr>
              <w:tabs>
                <w:tab w:val="center" w:pos="2127"/>
                <w:tab w:val="center" w:pos="5529"/>
                <w:tab w:val="center" w:pos="8931"/>
              </w:tabs>
              <w:jc w:val="center"/>
              <w:rPr>
                <w:rFonts w:ascii="Arial" w:eastAsia="Arial" w:hAnsi="Arial" w:cs="Arial"/>
                <w:sz w:val="20"/>
                <w:szCs w:val="20"/>
              </w:rPr>
            </w:pPr>
          </w:p>
          <w:p w14:paraId="02577E35" w14:textId="77777777" w:rsidR="006038CC" w:rsidRDefault="00404C5B">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t xml:space="preserve">(Signature of </w:t>
            </w:r>
            <w:r>
              <w:rPr>
                <w:rFonts w:ascii="Arial" w:eastAsia="Arial" w:hAnsi="Arial" w:cs="Arial"/>
                <w:b/>
                <w:bCs/>
                <w:sz w:val="20"/>
                <w:szCs w:val="20"/>
                <w:highlight w:val="yellow"/>
              </w:rPr>
              <w:t>HoD</w:t>
            </w:r>
            <w:r>
              <w:rPr>
                <w:rFonts w:ascii="Arial" w:eastAsia="Arial" w:hAnsi="Arial" w:cs="Arial"/>
                <w:b/>
                <w:bCs/>
                <w:sz w:val="20"/>
                <w:szCs w:val="20"/>
              </w:rPr>
              <w:t xml:space="preserve"> </w:t>
            </w:r>
            <w:r>
              <w:rPr>
                <w:rFonts w:ascii="Arial" w:eastAsia="Arial" w:hAnsi="Arial" w:cs="Arial"/>
                <w:b/>
                <w:bCs/>
                <w:sz w:val="20"/>
                <w:szCs w:val="20"/>
              </w:rPr>
              <w:br/>
              <w:t>with Seal)</w:t>
            </w:r>
          </w:p>
        </w:tc>
      </w:tr>
      <w:tr w:rsidR="006038CC" w14:paraId="5A6C1576" w14:textId="77777777">
        <w:tc>
          <w:tcPr>
            <w:tcW w:w="3261" w:type="dxa"/>
          </w:tcPr>
          <w:p w14:paraId="73D7CCAC"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Email id:</w:t>
            </w:r>
          </w:p>
        </w:tc>
        <w:tc>
          <w:tcPr>
            <w:tcW w:w="3402" w:type="dxa"/>
          </w:tcPr>
          <w:p w14:paraId="38D3DCD8"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Email id:</w:t>
            </w:r>
          </w:p>
        </w:tc>
        <w:tc>
          <w:tcPr>
            <w:tcW w:w="2976" w:type="dxa"/>
          </w:tcPr>
          <w:p w14:paraId="32CC15C6"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Email id:</w:t>
            </w:r>
          </w:p>
        </w:tc>
      </w:tr>
      <w:tr w:rsidR="006038CC" w14:paraId="2E3CA21C" w14:textId="77777777">
        <w:tc>
          <w:tcPr>
            <w:tcW w:w="3261" w:type="dxa"/>
          </w:tcPr>
          <w:p w14:paraId="7F80231C"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Contact No.:</w:t>
            </w:r>
          </w:p>
        </w:tc>
        <w:tc>
          <w:tcPr>
            <w:tcW w:w="3402" w:type="dxa"/>
          </w:tcPr>
          <w:p w14:paraId="71CFE1CE"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Contact No.:</w:t>
            </w:r>
          </w:p>
        </w:tc>
        <w:tc>
          <w:tcPr>
            <w:tcW w:w="2976" w:type="dxa"/>
          </w:tcPr>
          <w:p w14:paraId="4F1686C2" w14:textId="77777777" w:rsidR="006038CC" w:rsidRDefault="00404C5B">
            <w:pPr>
              <w:tabs>
                <w:tab w:val="center" w:pos="2127"/>
                <w:tab w:val="center" w:pos="5529"/>
                <w:tab w:val="center" w:pos="8931"/>
              </w:tabs>
              <w:rPr>
                <w:rFonts w:ascii="Arial" w:eastAsia="Arial" w:hAnsi="Arial" w:cs="Arial"/>
                <w:sz w:val="20"/>
                <w:szCs w:val="20"/>
              </w:rPr>
            </w:pPr>
            <w:r>
              <w:rPr>
                <w:rFonts w:ascii="Arial" w:eastAsia="Arial" w:hAnsi="Arial" w:cs="Arial"/>
                <w:b/>
                <w:bCs/>
                <w:sz w:val="20"/>
                <w:szCs w:val="20"/>
              </w:rPr>
              <w:t>Contact No.:</w:t>
            </w:r>
          </w:p>
        </w:tc>
      </w:tr>
      <w:tr w:rsidR="006038CC" w14:paraId="7DDC6033" w14:textId="77777777">
        <w:tc>
          <w:tcPr>
            <w:tcW w:w="3261" w:type="dxa"/>
          </w:tcPr>
          <w:p w14:paraId="6723D9A5" w14:textId="77777777" w:rsidR="006038CC" w:rsidRDefault="006038CC">
            <w:pPr>
              <w:tabs>
                <w:tab w:val="center" w:pos="2127"/>
                <w:tab w:val="center" w:pos="5529"/>
                <w:tab w:val="center" w:pos="8931"/>
              </w:tabs>
              <w:rPr>
                <w:rFonts w:ascii="Arial" w:eastAsia="Arial" w:hAnsi="Arial" w:cs="Arial"/>
                <w:sz w:val="18"/>
                <w:szCs w:val="18"/>
              </w:rPr>
            </w:pPr>
          </w:p>
        </w:tc>
        <w:tc>
          <w:tcPr>
            <w:tcW w:w="3402" w:type="dxa"/>
          </w:tcPr>
          <w:p w14:paraId="65618819" w14:textId="77777777" w:rsidR="006038CC" w:rsidRDefault="006038CC">
            <w:pPr>
              <w:tabs>
                <w:tab w:val="center" w:pos="2127"/>
                <w:tab w:val="center" w:pos="5529"/>
                <w:tab w:val="center" w:pos="8931"/>
              </w:tabs>
              <w:rPr>
                <w:rFonts w:ascii="Arial" w:eastAsia="Arial" w:hAnsi="Arial" w:cs="Arial"/>
                <w:sz w:val="18"/>
                <w:szCs w:val="18"/>
              </w:rPr>
            </w:pPr>
          </w:p>
        </w:tc>
        <w:tc>
          <w:tcPr>
            <w:tcW w:w="2976" w:type="dxa"/>
          </w:tcPr>
          <w:p w14:paraId="69AF1C45" w14:textId="77777777" w:rsidR="006038CC" w:rsidRDefault="006038CC">
            <w:pPr>
              <w:tabs>
                <w:tab w:val="center" w:pos="2127"/>
                <w:tab w:val="center" w:pos="5529"/>
                <w:tab w:val="center" w:pos="8931"/>
              </w:tabs>
              <w:rPr>
                <w:rFonts w:ascii="Arial" w:eastAsia="Arial" w:hAnsi="Arial" w:cs="Arial"/>
                <w:sz w:val="18"/>
                <w:szCs w:val="18"/>
              </w:rPr>
            </w:pPr>
          </w:p>
        </w:tc>
      </w:tr>
      <w:tr w:rsidR="006038CC" w14:paraId="5BCF581F" w14:textId="77777777">
        <w:tc>
          <w:tcPr>
            <w:tcW w:w="3261" w:type="dxa"/>
          </w:tcPr>
          <w:p w14:paraId="0A637C44" w14:textId="77777777" w:rsidR="006038CC" w:rsidRDefault="006038CC">
            <w:pPr>
              <w:tabs>
                <w:tab w:val="center" w:pos="2127"/>
                <w:tab w:val="center" w:pos="5529"/>
                <w:tab w:val="center" w:pos="8931"/>
              </w:tabs>
              <w:rPr>
                <w:rFonts w:ascii="Arial" w:eastAsia="Arial" w:hAnsi="Arial" w:cs="Arial"/>
                <w:sz w:val="18"/>
                <w:szCs w:val="18"/>
              </w:rPr>
            </w:pPr>
          </w:p>
        </w:tc>
        <w:tc>
          <w:tcPr>
            <w:tcW w:w="3402" w:type="dxa"/>
          </w:tcPr>
          <w:p w14:paraId="25A2FA5F" w14:textId="77777777" w:rsidR="006038CC" w:rsidRDefault="006038CC">
            <w:pPr>
              <w:tabs>
                <w:tab w:val="center" w:pos="2127"/>
                <w:tab w:val="center" w:pos="5529"/>
                <w:tab w:val="center" w:pos="8931"/>
              </w:tabs>
              <w:rPr>
                <w:rFonts w:ascii="Arial" w:eastAsia="Arial" w:hAnsi="Arial" w:cs="Arial"/>
                <w:sz w:val="18"/>
                <w:szCs w:val="18"/>
              </w:rPr>
            </w:pPr>
          </w:p>
        </w:tc>
        <w:tc>
          <w:tcPr>
            <w:tcW w:w="2976" w:type="dxa"/>
          </w:tcPr>
          <w:p w14:paraId="786BD4CB" w14:textId="77777777" w:rsidR="006038CC" w:rsidRDefault="006038CC">
            <w:pPr>
              <w:tabs>
                <w:tab w:val="center" w:pos="2127"/>
                <w:tab w:val="center" w:pos="5529"/>
                <w:tab w:val="center" w:pos="8931"/>
              </w:tabs>
              <w:jc w:val="center"/>
              <w:rPr>
                <w:rFonts w:ascii="Arial" w:eastAsia="Arial" w:hAnsi="Arial" w:cs="Arial"/>
                <w:sz w:val="18"/>
                <w:szCs w:val="18"/>
              </w:rPr>
            </w:pPr>
          </w:p>
        </w:tc>
      </w:tr>
      <w:tr w:rsidR="006038CC" w14:paraId="121A41F3" w14:textId="77777777">
        <w:tc>
          <w:tcPr>
            <w:tcW w:w="3261" w:type="dxa"/>
          </w:tcPr>
          <w:p w14:paraId="3C747826" w14:textId="77777777" w:rsidR="006038CC" w:rsidRDefault="006038CC">
            <w:pPr>
              <w:tabs>
                <w:tab w:val="center" w:pos="2127"/>
                <w:tab w:val="center" w:pos="5529"/>
                <w:tab w:val="center" w:pos="8931"/>
              </w:tabs>
              <w:rPr>
                <w:rFonts w:ascii="Arial" w:eastAsia="Arial" w:hAnsi="Arial" w:cs="Arial"/>
                <w:sz w:val="18"/>
                <w:szCs w:val="18"/>
              </w:rPr>
            </w:pPr>
          </w:p>
        </w:tc>
        <w:tc>
          <w:tcPr>
            <w:tcW w:w="3402" w:type="dxa"/>
          </w:tcPr>
          <w:p w14:paraId="5B32304E" w14:textId="77777777" w:rsidR="006038CC" w:rsidRDefault="006038CC">
            <w:pPr>
              <w:tabs>
                <w:tab w:val="center" w:pos="2127"/>
                <w:tab w:val="center" w:pos="5529"/>
                <w:tab w:val="center" w:pos="8931"/>
              </w:tabs>
              <w:rPr>
                <w:rFonts w:ascii="Arial" w:eastAsia="Arial" w:hAnsi="Arial" w:cs="Arial"/>
                <w:sz w:val="18"/>
                <w:szCs w:val="18"/>
              </w:rPr>
            </w:pPr>
          </w:p>
        </w:tc>
        <w:tc>
          <w:tcPr>
            <w:tcW w:w="2976" w:type="dxa"/>
          </w:tcPr>
          <w:p w14:paraId="2F740CC2" w14:textId="77777777" w:rsidR="006038CC" w:rsidRDefault="006038CC">
            <w:pPr>
              <w:tabs>
                <w:tab w:val="center" w:pos="2127"/>
                <w:tab w:val="center" w:pos="5529"/>
                <w:tab w:val="center" w:pos="8931"/>
              </w:tabs>
              <w:rPr>
                <w:rFonts w:ascii="Arial" w:eastAsia="Arial" w:hAnsi="Arial" w:cs="Arial"/>
                <w:sz w:val="18"/>
                <w:szCs w:val="18"/>
              </w:rPr>
            </w:pPr>
          </w:p>
        </w:tc>
      </w:tr>
      <w:tr w:rsidR="006038CC" w14:paraId="121A6D77" w14:textId="77777777">
        <w:tc>
          <w:tcPr>
            <w:tcW w:w="3261" w:type="dxa"/>
          </w:tcPr>
          <w:p w14:paraId="1460C818" w14:textId="77777777" w:rsidR="006038CC" w:rsidRDefault="006038CC">
            <w:pPr>
              <w:tabs>
                <w:tab w:val="center" w:pos="2127"/>
                <w:tab w:val="center" w:pos="5529"/>
                <w:tab w:val="center" w:pos="8931"/>
              </w:tabs>
              <w:rPr>
                <w:rFonts w:ascii="Arial" w:eastAsia="Arial" w:hAnsi="Arial" w:cs="Arial"/>
                <w:sz w:val="18"/>
                <w:szCs w:val="18"/>
              </w:rPr>
            </w:pPr>
          </w:p>
        </w:tc>
        <w:tc>
          <w:tcPr>
            <w:tcW w:w="3402" w:type="dxa"/>
          </w:tcPr>
          <w:p w14:paraId="5FE8F8C3" w14:textId="77777777" w:rsidR="006038CC" w:rsidRDefault="006038CC">
            <w:pPr>
              <w:tabs>
                <w:tab w:val="center" w:pos="2127"/>
                <w:tab w:val="center" w:pos="5529"/>
                <w:tab w:val="center" w:pos="8931"/>
              </w:tabs>
              <w:rPr>
                <w:rFonts w:ascii="Arial" w:eastAsia="Arial" w:hAnsi="Arial" w:cs="Arial"/>
                <w:sz w:val="18"/>
                <w:szCs w:val="18"/>
              </w:rPr>
            </w:pPr>
          </w:p>
        </w:tc>
        <w:tc>
          <w:tcPr>
            <w:tcW w:w="2976" w:type="dxa"/>
          </w:tcPr>
          <w:p w14:paraId="079C4BF3" w14:textId="77777777" w:rsidR="006038CC" w:rsidRDefault="006038CC">
            <w:pPr>
              <w:tabs>
                <w:tab w:val="center" w:pos="2127"/>
                <w:tab w:val="center" w:pos="5529"/>
                <w:tab w:val="center" w:pos="8931"/>
              </w:tabs>
              <w:rPr>
                <w:rFonts w:ascii="Arial" w:eastAsia="Arial" w:hAnsi="Arial" w:cs="Arial"/>
                <w:sz w:val="18"/>
                <w:szCs w:val="18"/>
              </w:rPr>
            </w:pPr>
          </w:p>
        </w:tc>
      </w:tr>
    </w:tbl>
    <w:p w14:paraId="1AE62CF3" w14:textId="77777777" w:rsidR="006038CC" w:rsidRDefault="006038CC">
      <w:pPr>
        <w:rPr>
          <w:rFonts w:ascii="Arial" w:eastAsia="Arial" w:hAnsi="Arial" w:cs="Arial"/>
        </w:rPr>
      </w:pPr>
    </w:p>
    <w:p w14:paraId="0B571B08" w14:textId="77777777" w:rsidR="006038CC" w:rsidRDefault="00404C5B">
      <w:pPr>
        <w:rPr>
          <w:rFonts w:ascii="Arial" w:eastAsia="Arial" w:hAnsi="Arial" w:cs="Arial"/>
          <w:sz w:val="24"/>
          <w:szCs w:val="24"/>
        </w:rPr>
      </w:pPr>
      <w:r>
        <w:rPr>
          <w:rFonts w:ascii="Arial" w:eastAsia="Arial" w:hAnsi="Arial" w:cs="Arial"/>
          <w:b/>
          <w:bCs/>
          <w:sz w:val="24"/>
          <w:szCs w:val="24"/>
        </w:rPr>
        <w:t>Institutional Certification:</w:t>
      </w:r>
      <w:r>
        <w:rPr>
          <w:rFonts w:ascii="Arial" w:eastAsia="Arial" w:hAnsi="Arial" w:cs="Arial"/>
          <w:sz w:val="24"/>
          <w:szCs w:val="24"/>
        </w:rPr>
        <w:t xml:space="preserve"> </w:t>
      </w:r>
      <w:r>
        <w:rPr>
          <w:rFonts w:ascii="Arial" w:eastAsia="Arial" w:hAnsi="Arial" w:cs="Arial"/>
          <w:i/>
          <w:iCs/>
          <w:sz w:val="24"/>
          <w:szCs w:val="24"/>
        </w:rPr>
        <w:t xml:space="preserve">The institution certifies that this proposal has been scrutinized by the Department and the Institutional SPP </w:t>
      </w:r>
      <w:proofErr w:type="gramStart"/>
      <w:r>
        <w:rPr>
          <w:rFonts w:ascii="Arial" w:eastAsia="Arial" w:hAnsi="Arial" w:cs="Arial"/>
          <w:i/>
          <w:iCs/>
          <w:sz w:val="24"/>
          <w:szCs w:val="24"/>
        </w:rPr>
        <w:t>Coordinator, and</w:t>
      </w:r>
      <w:proofErr w:type="gramEnd"/>
      <w:r>
        <w:rPr>
          <w:rFonts w:ascii="Arial" w:eastAsia="Arial" w:hAnsi="Arial" w:cs="Arial"/>
          <w:i/>
          <w:iCs/>
          <w:sz w:val="24"/>
          <w:szCs w:val="24"/>
        </w:rPr>
        <w:t xml:space="preserve"> is recommended as one of the officially approved project proposals of the institution for submission under the KSCST 50</w:t>
      </w:r>
      <w:r>
        <w:rPr>
          <w:rFonts w:ascii="Arial" w:eastAsia="Arial" w:hAnsi="Arial" w:cs="Arial"/>
          <w:i/>
          <w:iCs/>
          <w:sz w:val="24"/>
          <w:szCs w:val="24"/>
          <w:vertAlign w:val="superscript"/>
        </w:rPr>
        <w:t>th</w:t>
      </w:r>
      <w:r>
        <w:rPr>
          <w:rFonts w:ascii="Arial" w:eastAsia="Arial" w:hAnsi="Arial" w:cs="Arial"/>
          <w:i/>
          <w:iCs/>
          <w:sz w:val="24"/>
          <w:szCs w:val="24"/>
        </w:rPr>
        <w:t xml:space="preserve"> Series Student Project Programme (SPP): 2026 - 2027.</w:t>
      </w:r>
    </w:p>
    <w:p w14:paraId="27B4B097" w14:textId="77777777" w:rsidR="006038CC" w:rsidRDefault="006038CC">
      <w:pPr>
        <w:rPr>
          <w:rFonts w:ascii="Arial" w:eastAsia="Arial" w:hAnsi="Arial" w:cs="Arial"/>
          <w:sz w:val="28"/>
          <w:szCs w:val="28"/>
        </w:rPr>
      </w:pPr>
    </w:p>
    <w:tbl>
      <w:tblPr>
        <w:tblW w:w="9638" w:type="dxa"/>
        <w:tblLayout w:type="fixed"/>
        <w:tblLook w:val="0000" w:firstRow="0" w:lastRow="0" w:firstColumn="0" w:lastColumn="0" w:noHBand="0" w:noVBand="0"/>
      </w:tblPr>
      <w:tblGrid>
        <w:gridCol w:w="3401"/>
        <w:gridCol w:w="3119"/>
        <w:gridCol w:w="3118"/>
      </w:tblGrid>
      <w:tr w:rsidR="006038CC" w14:paraId="6E9254EE" w14:textId="77777777">
        <w:tc>
          <w:tcPr>
            <w:tcW w:w="3402" w:type="dxa"/>
          </w:tcPr>
          <w:p w14:paraId="59E74A8D" w14:textId="77777777" w:rsidR="006038CC" w:rsidRDefault="006038CC">
            <w:pPr>
              <w:tabs>
                <w:tab w:val="center" w:pos="2127"/>
                <w:tab w:val="center" w:pos="5529"/>
                <w:tab w:val="center" w:pos="8931"/>
              </w:tabs>
              <w:rPr>
                <w:rFonts w:ascii="Arial" w:eastAsia="Arial" w:hAnsi="Arial" w:cs="Arial"/>
                <w:sz w:val="18"/>
                <w:szCs w:val="18"/>
              </w:rPr>
            </w:pPr>
          </w:p>
        </w:tc>
        <w:tc>
          <w:tcPr>
            <w:tcW w:w="3119" w:type="dxa"/>
          </w:tcPr>
          <w:p w14:paraId="1923D7D2" w14:textId="77777777" w:rsidR="006038CC" w:rsidRDefault="006038CC">
            <w:pPr>
              <w:tabs>
                <w:tab w:val="center" w:pos="2127"/>
                <w:tab w:val="center" w:pos="5529"/>
                <w:tab w:val="center" w:pos="8931"/>
              </w:tabs>
              <w:rPr>
                <w:rFonts w:ascii="Arial" w:eastAsia="Arial" w:hAnsi="Arial" w:cs="Arial"/>
                <w:sz w:val="18"/>
                <w:szCs w:val="18"/>
              </w:rPr>
            </w:pPr>
          </w:p>
        </w:tc>
        <w:tc>
          <w:tcPr>
            <w:tcW w:w="3118" w:type="dxa"/>
          </w:tcPr>
          <w:p w14:paraId="0F1B498A" w14:textId="77777777" w:rsidR="006038CC" w:rsidRDefault="006038CC">
            <w:pPr>
              <w:tabs>
                <w:tab w:val="center" w:pos="2127"/>
                <w:tab w:val="center" w:pos="5529"/>
                <w:tab w:val="center" w:pos="8931"/>
              </w:tabs>
              <w:jc w:val="center"/>
              <w:rPr>
                <w:rFonts w:ascii="Arial" w:eastAsia="Arial" w:hAnsi="Arial" w:cs="Arial"/>
                <w:sz w:val="20"/>
                <w:szCs w:val="20"/>
              </w:rPr>
            </w:pPr>
          </w:p>
          <w:p w14:paraId="24E0FA18" w14:textId="77777777" w:rsidR="006038CC" w:rsidRDefault="00404C5B">
            <w:pPr>
              <w:tabs>
                <w:tab w:val="center" w:pos="2127"/>
                <w:tab w:val="center" w:pos="5529"/>
                <w:tab w:val="center" w:pos="8931"/>
              </w:tabs>
              <w:jc w:val="center"/>
              <w:rPr>
                <w:rFonts w:ascii="Arial" w:eastAsia="Arial" w:hAnsi="Arial" w:cs="Arial"/>
                <w:sz w:val="20"/>
                <w:szCs w:val="20"/>
              </w:rPr>
            </w:pPr>
            <w:r>
              <w:rPr>
                <w:rFonts w:ascii="Arial" w:eastAsia="Arial" w:hAnsi="Arial" w:cs="Arial"/>
                <w:b/>
                <w:bCs/>
                <w:sz w:val="20"/>
                <w:szCs w:val="20"/>
              </w:rPr>
              <w:br/>
            </w:r>
          </w:p>
          <w:p w14:paraId="65E71EB8" w14:textId="77777777" w:rsidR="006038CC" w:rsidRDefault="00404C5B">
            <w:pPr>
              <w:tabs>
                <w:tab w:val="center" w:pos="2127"/>
                <w:tab w:val="center" w:pos="5529"/>
                <w:tab w:val="center" w:pos="8931"/>
              </w:tabs>
              <w:jc w:val="center"/>
              <w:rPr>
                <w:rFonts w:ascii="Arial" w:eastAsia="Arial" w:hAnsi="Arial" w:cs="Arial"/>
                <w:sz w:val="18"/>
                <w:szCs w:val="18"/>
              </w:rPr>
            </w:pPr>
            <w:r>
              <w:rPr>
                <w:rFonts w:ascii="Arial" w:eastAsia="Arial" w:hAnsi="Arial" w:cs="Arial"/>
                <w:b/>
                <w:bCs/>
                <w:sz w:val="20"/>
                <w:szCs w:val="20"/>
              </w:rPr>
              <w:t>(Signature of the Principal with Seal)</w:t>
            </w:r>
          </w:p>
        </w:tc>
      </w:tr>
      <w:tr w:rsidR="006038CC" w14:paraId="214A5583" w14:textId="77777777">
        <w:tc>
          <w:tcPr>
            <w:tcW w:w="3402" w:type="dxa"/>
          </w:tcPr>
          <w:p w14:paraId="7ED1115D" w14:textId="77777777" w:rsidR="006038CC" w:rsidRDefault="006038CC">
            <w:pPr>
              <w:tabs>
                <w:tab w:val="center" w:pos="2127"/>
                <w:tab w:val="center" w:pos="5529"/>
                <w:tab w:val="center" w:pos="8931"/>
              </w:tabs>
              <w:rPr>
                <w:rFonts w:ascii="Arial" w:eastAsia="Arial" w:hAnsi="Arial" w:cs="Arial"/>
                <w:sz w:val="18"/>
                <w:szCs w:val="18"/>
              </w:rPr>
            </w:pPr>
          </w:p>
        </w:tc>
        <w:tc>
          <w:tcPr>
            <w:tcW w:w="3119" w:type="dxa"/>
          </w:tcPr>
          <w:p w14:paraId="359413FF" w14:textId="77777777" w:rsidR="006038CC" w:rsidRDefault="006038CC">
            <w:pPr>
              <w:tabs>
                <w:tab w:val="center" w:pos="2127"/>
                <w:tab w:val="center" w:pos="5529"/>
                <w:tab w:val="center" w:pos="8931"/>
              </w:tabs>
              <w:rPr>
                <w:rFonts w:ascii="Arial" w:eastAsia="Arial" w:hAnsi="Arial" w:cs="Arial"/>
                <w:sz w:val="18"/>
                <w:szCs w:val="18"/>
              </w:rPr>
            </w:pPr>
          </w:p>
        </w:tc>
        <w:tc>
          <w:tcPr>
            <w:tcW w:w="3118" w:type="dxa"/>
          </w:tcPr>
          <w:p w14:paraId="0CCFF72E" w14:textId="77777777" w:rsidR="006038CC" w:rsidRDefault="00404C5B">
            <w:pPr>
              <w:tabs>
                <w:tab w:val="center" w:pos="2127"/>
                <w:tab w:val="center" w:pos="5529"/>
                <w:tab w:val="center" w:pos="8931"/>
              </w:tabs>
              <w:rPr>
                <w:rFonts w:ascii="Arial" w:eastAsia="Arial" w:hAnsi="Arial" w:cs="Arial"/>
                <w:sz w:val="18"/>
                <w:szCs w:val="18"/>
              </w:rPr>
            </w:pPr>
            <w:r>
              <w:rPr>
                <w:rFonts w:ascii="Arial" w:eastAsia="Arial" w:hAnsi="Arial" w:cs="Arial"/>
                <w:b/>
                <w:bCs/>
                <w:sz w:val="18"/>
                <w:szCs w:val="18"/>
              </w:rPr>
              <w:t>Email id:</w:t>
            </w:r>
          </w:p>
        </w:tc>
      </w:tr>
      <w:tr w:rsidR="006038CC" w14:paraId="00F49D54" w14:textId="77777777">
        <w:tc>
          <w:tcPr>
            <w:tcW w:w="3402" w:type="dxa"/>
          </w:tcPr>
          <w:p w14:paraId="3BBF461A" w14:textId="77777777" w:rsidR="006038CC" w:rsidRDefault="006038CC">
            <w:pPr>
              <w:tabs>
                <w:tab w:val="center" w:pos="2127"/>
                <w:tab w:val="center" w:pos="5529"/>
                <w:tab w:val="center" w:pos="8931"/>
              </w:tabs>
              <w:rPr>
                <w:rFonts w:ascii="Arial" w:eastAsia="Arial" w:hAnsi="Arial" w:cs="Arial"/>
                <w:sz w:val="18"/>
                <w:szCs w:val="18"/>
              </w:rPr>
            </w:pPr>
          </w:p>
        </w:tc>
        <w:tc>
          <w:tcPr>
            <w:tcW w:w="3119" w:type="dxa"/>
          </w:tcPr>
          <w:p w14:paraId="33F1202C" w14:textId="77777777" w:rsidR="006038CC" w:rsidRDefault="006038CC">
            <w:pPr>
              <w:tabs>
                <w:tab w:val="center" w:pos="2127"/>
                <w:tab w:val="center" w:pos="5529"/>
                <w:tab w:val="center" w:pos="8931"/>
              </w:tabs>
              <w:rPr>
                <w:rFonts w:ascii="Arial" w:eastAsia="Arial" w:hAnsi="Arial" w:cs="Arial"/>
                <w:sz w:val="18"/>
                <w:szCs w:val="18"/>
              </w:rPr>
            </w:pPr>
          </w:p>
        </w:tc>
        <w:tc>
          <w:tcPr>
            <w:tcW w:w="3118" w:type="dxa"/>
          </w:tcPr>
          <w:p w14:paraId="446C11D3" w14:textId="77777777" w:rsidR="006038CC" w:rsidRDefault="00404C5B">
            <w:pPr>
              <w:tabs>
                <w:tab w:val="center" w:pos="2127"/>
                <w:tab w:val="center" w:pos="5529"/>
                <w:tab w:val="center" w:pos="8931"/>
              </w:tabs>
              <w:rPr>
                <w:rFonts w:ascii="Arial" w:eastAsia="Arial" w:hAnsi="Arial" w:cs="Arial"/>
                <w:sz w:val="18"/>
                <w:szCs w:val="18"/>
              </w:rPr>
            </w:pPr>
            <w:r>
              <w:rPr>
                <w:rFonts w:ascii="Arial" w:eastAsia="Arial" w:hAnsi="Arial" w:cs="Arial"/>
                <w:b/>
                <w:bCs/>
                <w:sz w:val="18"/>
                <w:szCs w:val="18"/>
              </w:rPr>
              <w:t>Contact No.:</w:t>
            </w:r>
          </w:p>
        </w:tc>
      </w:tr>
    </w:tbl>
    <w:p w14:paraId="4344528B" w14:textId="77777777" w:rsidR="006038CC" w:rsidRDefault="00404C5B">
      <w:pPr>
        <w:spacing w:after="0"/>
        <w:jc w:val="center"/>
        <w:rPr>
          <w:rFonts w:ascii="Arial" w:eastAsia="Arial" w:hAnsi="Arial" w:cs="Arial"/>
          <w:sz w:val="28"/>
          <w:szCs w:val="28"/>
        </w:rPr>
      </w:pPr>
      <w:r>
        <w:br w:type="page"/>
      </w:r>
      <w:r>
        <w:rPr>
          <w:rFonts w:ascii="Arial" w:eastAsia="Arial" w:hAnsi="Arial" w:cs="Arial"/>
          <w:b/>
          <w:bCs/>
          <w:sz w:val="28"/>
          <w:szCs w:val="28"/>
        </w:rPr>
        <w:lastRenderedPageBreak/>
        <w:t xml:space="preserve">DETAILS OF PROCESSING FEES MADE THROUGH </w:t>
      </w:r>
      <w:r>
        <w:rPr>
          <w:rFonts w:ascii="Arial" w:eastAsia="Arial" w:hAnsi="Arial" w:cs="Arial"/>
          <w:b/>
          <w:bCs/>
          <w:sz w:val="28"/>
          <w:szCs w:val="28"/>
        </w:rPr>
        <w:br/>
        <w:t>NEFT / UPI PAYMENT</w:t>
      </w:r>
    </w:p>
    <w:p w14:paraId="2F1F6CB9" w14:textId="77777777" w:rsidR="006038CC" w:rsidRDefault="00404C5B">
      <w:pPr>
        <w:tabs>
          <w:tab w:val="left" w:pos="869"/>
          <w:tab w:val="center" w:pos="5386"/>
        </w:tabs>
        <w:spacing w:before="240" w:after="0" w:line="276" w:lineRule="auto"/>
        <w:rPr>
          <w:rFonts w:ascii="Arial" w:eastAsia="Arial" w:hAnsi="Arial" w:cs="Arial"/>
        </w:rPr>
      </w:pPr>
      <w:r>
        <w:rPr>
          <w:rFonts w:ascii="Arial" w:eastAsia="Arial" w:hAnsi="Arial" w:cs="Arial"/>
        </w:rPr>
        <w:t>(</w:t>
      </w:r>
      <w:r>
        <w:rPr>
          <w:rFonts w:ascii="Arial" w:eastAsia="Arial" w:hAnsi="Arial" w:cs="Arial"/>
          <w:b/>
          <w:bCs/>
        </w:rPr>
        <w:t>Note:</w:t>
      </w:r>
      <w:r>
        <w:rPr>
          <w:rFonts w:ascii="Arial" w:eastAsia="Arial" w:hAnsi="Arial" w:cs="Arial"/>
        </w:rPr>
        <w:t xml:space="preserve"> Include this page in the softcopy of the student project proposal. The student team shall furnish the details in the Google Form. It is informed to the students to 1) keep ready the softcopy of the project proposal and other documents and 2) Furnish the payment made details as processing fees and 3) update the details in the Google Form on the same day of payment made to KSCST by NEFT / UPI payment).</w:t>
      </w:r>
    </w:p>
    <w:p w14:paraId="639ACC6C" w14:textId="77777777" w:rsidR="006038CC" w:rsidRDefault="00404C5B">
      <w:pPr>
        <w:tabs>
          <w:tab w:val="left" w:pos="869"/>
          <w:tab w:val="center" w:pos="5386"/>
        </w:tabs>
        <w:spacing w:before="240" w:after="0" w:line="276" w:lineRule="auto"/>
        <w:rPr>
          <w:rFonts w:ascii="Arial" w:eastAsia="Arial" w:hAnsi="Arial" w:cs="Arial"/>
        </w:rPr>
      </w:pPr>
      <w:r>
        <w:rPr>
          <w:rFonts w:ascii="Arial" w:eastAsia="Arial" w:hAnsi="Arial" w:cs="Arial"/>
        </w:rPr>
        <w:t>For finance related queries, please contact KSCST accounts section: 080 – 23341652, 23348849, email: finance@kscst.org.in</w:t>
      </w: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5"/>
        <w:gridCol w:w="301"/>
        <w:gridCol w:w="5493"/>
      </w:tblGrid>
      <w:tr w:rsidR="006038CC" w14:paraId="5A87B9A7" w14:textId="77777777">
        <w:tc>
          <w:tcPr>
            <w:tcW w:w="3845" w:type="dxa"/>
          </w:tcPr>
          <w:p w14:paraId="44A1358F"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TITLE OF THE PROJECT</w:t>
            </w:r>
          </w:p>
        </w:tc>
        <w:tc>
          <w:tcPr>
            <w:tcW w:w="301" w:type="dxa"/>
          </w:tcPr>
          <w:p w14:paraId="77907F1F"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7D69AFBC" w14:textId="380D56CD" w:rsidR="006038CC" w:rsidRDefault="00E057FD">
            <w:pPr>
              <w:rPr>
                <w:rFonts w:ascii="Arial" w:eastAsia="Arial" w:hAnsi="Arial" w:cs="Arial"/>
                <w:sz w:val="24"/>
                <w:szCs w:val="24"/>
              </w:rPr>
            </w:pPr>
            <w:r>
              <w:rPr>
                <w:rFonts w:ascii="Arial" w:hAnsi="Arial" w:cs="Arial"/>
                <w:sz w:val="24"/>
                <w:szCs w:val="24"/>
              </w:rPr>
              <w:t>MULTIMODAL EDGE AI FOR ACOUSTIC-VIBRATION-BASED FAULT DETECTION AND THERMAL MONITORING FOR ENVIRONMENTAL IMPACT ASSESSMENT.</w:t>
            </w:r>
            <w:r>
              <w:rPr>
                <w:rFonts w:ascii="Arial" w:eastAsia="Arial" w:hAnsi="Arial" w:cs="Arial"/>
                <w:sz w:val="24"/>
                <w:szCs w:val="24"/>
              </w:rPr>
              <w:br/>
            </w:r>
          </w:p>
        </w:tc>
      </w:tr>
      <w:tr w:rsidR="006038CC" w14:paraId="557ED79E" w14:textId="77777777">
        <w:tc>
          <w:tcPr>
            <w:tcW w:w="3845" w:type="dxa"/>
          </w:tcPr>
          <w:p w14:paraId="23EA2D56"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NAME OF THE TEAM LEADER</w:t>
            </w:r>
          </w:p>
        </w:tc>
        <w:tc>
          <w:tcPr>
            <w:tcW w:w="301" w:type="dxa"/>
          </w:tcPr>
          <w:p w14:paraId="69DA04C5"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6BF5F32C" w14:textId="77777777" w:rsidR="006038CC" w:rsidRDefault="00E057FD">
            <w:pPr>
              <w:rPr>
                <w:rFonts w:ascii="Arial" w:eastAsia="Arial" w:hAnsi="Arial" w:cs="Arial"/>
                <w:sz w:val="24"/>
                <w:szCs w:val="24"/>
              </w:rPr>
            </w:pPr>
            <w:r>
              <w:rPr>
                <w:rFonts w:ascii="Arial" w:eastAsia="Arial" w:hAnsi="Arial" w:cs="Arial"/>
                <w:sz w:val="24"/>
                <w:szCs w:val="24"/>
              </w:rPr>
              <w:t>NIKITHA D</w:t>
            </w:r>
          </w:p>
        </w:tc>
      </w:tr>
      <w:tr w:rsidR="006038CC" w14:paraId="5FDE3CC3" w14:textId="77777777">
        <w:tc>
          <w:tcPr>
            <w:tcW w:w="3845" w:type="dxa"/>
          </w:tcPr>
          <w:p w14:paraId="7E22B351"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EMAIL ID</w:t>
            </w:r>
          </w:p>
        </w:tc>
        <w:tc>
          <w:tcPr>
            <w:tcW w:w="301" w:type="dxa"/>
          </w:tcPr>
          <w:p w14:paraId="14463259"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640646FD" w14:textId="77777777" w:rsidR="006038CC" w:rsidRDefault="00E057FD">
            <w:pPr>
              <w:rPr>
                <w:rFonts w:ascii="Arial" w:eastAsia="Arial" w:hAnsi="Arial" w:cs="Arial"/>
                <w:sz w:val="24"/>
                <w:szCs w:val="24"/>
              </w:rPr>
            </w:pPr>
            <w:r>
              <w:rPr>
                <w:rFonts w:ascii="Arial" w:eastAsia="Arial" w:hAnsi="Arial" w:cs="Arial"/>
                <w:sz w:val="24"/>
                <w:szCs w:val="24"/>
              </w:rPr>
              <w:t>eng23cs0384@dsu.edu.in</w:t>
            </w:r>
          </w:p>
        </w:tc>
      </w:tr>
      <w:tr w:rsidR="006038CC" w14:paraId="311AD7B1" w14:textId="77777777">
        <w:tc>
          <w:tcPr>
            <w:tcW w:w="3845" w:type="dxa"/>
          </w:tcPr>
          <w:p w14:paraId="6BCDF169"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CONTACT MOBILE NO.</w:t>
            </w:r>
          </w:p>
        </w:tc>
        <w:tc>
          <w:tcPr>
            <w:tcW w:w="301" w:type="dxa"/>
          </w:tcPr>
          <w:p w14:paraId="56B32A8D"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32744228" w14:textId="77777777" w:rsidR="006038CC" w:rsidRDefault="00E057FD">
            <w:pPr>
              <w:rPr>
                <w:rFonts w:ascii="Arial" w:eastAsia="Arial" w:hAnsi="Arial" w:cs="Arial"/>
                <w:sz w:val="24"/>
                <w:szCs w:val="24"/>
              </w:rPr>
            </w:pPr>
            <w:r>
              <w:rPr>
                <w:rFonts w:ascii="Arial" w:eastAsia="Arial" w:hAnsi="Arial" w:cs="Arial"/>
                <w:sz w:val="24"/>
                <w:szCs w:val="24"/>
              </w:rPr>
              <w:t>+91 8050120456</w:t>
            </w:r>
          </w:p>
        </w:tc>
      </w:tr>
    </w:tbl>
    <w:p w14:paraId="6DD16F00" w14:textId="77777777" w:rsidR="006038CC" w:rsidRDefault="00404C5B">
      <w:pPr>
        <w:jc w:val="center"/>
        <w:rPr>
          <w:rFonts w:ascii="Arial" w:eastAsia="Arial" w:hAnsi="Arial" w:cs="Arial"/>
        </w:rPr>
      </w:pPr>
      <w:r>
        <w:rPr>
          <w:rFonts w:ascii="Arial" w:eastAsia="Arial" w:hAnsi="Arial" w:cs="Arial"/>
          <w:b/>
          <w:bCs/>
        </w:rPr>
        <w:t>PAYMENT MADE DETAILS</w:t>
      </w: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5"/>
        <w:gridCol w:w="301"/>
        <w:gridCol w:w="5493"/>
        <w:tblGridChange w:id="10">
          <w:tblGrid>
            <w:gridCol w:w="3845"/>
            <w:gridCol w:w="301"/>
            <w:gridCol w:w="5493"/>
          </w:tblGrid>
        </w:tblGridChange>
      </w:tblGrid>
      <w:tr w:rsidR="006038CC" w14:paraId="359D0950" w14:textId="77777777">
        <w:tc>
          <w:tcPr>
            <w:tcW w:w="3845" w:type="dxa"/>
          </w:tcPr>
          <w:p w14:paraId="169C3AB4"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BANK REF. NO. / UTR NO. / UPI No. (12 digits)</w:t>
            </w:r>
          </w:p>
        </w:tc>
        <w:tc>
          <w:tcPr>
            <w:tcW w:w="301" w:type="dxa"/>
          </w:tcPr>
          <w:p w14:paraId="0284CDDB"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3BDA0275" w14:textId="0353D5D9" w:rsidR="006038CC" w:rsidRDefault="00EB719E">
            <w:pPr>
              <w:rPr>
                <w:rFonts w:ascii="Arial" w:eastAsia="Arial" w:hAnsi="Arial" w:cs="Arial"/>
                <w:sz w:val="24"/>
                <w:szCs w:val="24"/>
              </w:rPr>
            </w:pPr>
            <w:r>
              <w:rPr>
                <w:rFonts w:ascii="Arial" w:eastAsia="Arial" w:hAnsi="Arial" w:cs="Arial"/>
                <w:sz w:val="24"/>
                <w:szCs w:val="24"/>
              </w:rPr>
              <w:t>534376077274</w:t>
            </w:r>
          </w:p>
        </w:tc>
      </w:tr>
      <w:tr w:rsidR="006038CC" w14:paraId="73EE5910" w14:textId="77777777">
        <w:tc>
          <w:tcPr>
            <w:tcW w:w="3845" w:type="dxa"/>
          </w:tcPr>
          <w:p w14:paraId="647B257E"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 xml:space="preserve">TRANSACTION ID </w:t>
            </w:r>
          </w:p>
        </w:tc>
        <w:tc>
          <w:tcPr>
            <w:tcW w:w="301" w:type="dxa"/>
          </w:tcPr>
          <w:p w14:paraId="635A2E09"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15A4F241" w14:textId="0E1F3984" w:rsidR="006038CC" w:rsidRDefault="00EB719E">
            <w:pPr>
              <w:rPr>
                <w:rFonts w:ascii="Arial" w:eastAsia="Arial" w:hAnsi="Arial" w:cs="Arial"/>
                <w:sz w:val="24"/>
                <w:szCs w:val="24"/>
              </w:rPr>
            </w:pPr>
            <w:r>
              <w:rPr>
                <w:rFonts w:ascii="Arial" w:eastAsia="Arial" w:hAnsi="Arial" w:cs="Arial"/>
                <w:sz w:val="24"/>
                <w:szCs w:val="24"/>
              </w:rPr>
              <w:t>T2610161225039480881123</w:t>
            </w:r>
          </w:p>
        </w:tc>
      </w:tr>
      <w:tr w:rsidR="006038CC" w14:paraId="7E42A066" w14:textId="77777777">
        <w:trPr>
          <w:trHeight w:val="351"/>
        </w:trPr>
        <w:tc>
          <w:tcPr>
            <w:tcW w:w="3845" w:type="dxa"/>
          </w:tcPr>
          <w:p w14:paraId="19DBB686"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NAME OF THE SENDER / ACCOUNT HOLDER and CONTACT NUMBER</w:t>
            </w:r>
          </w:p>
        </w:tc>
        <w:tc>
          <w:tcPr>
            <w:tcW w:w="301" w:type="dxa"/>
          </w:tcPr>
          <w:p w14:paraId="1CF5E1F6"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42F895B9" w14:textId="77777777" w:rsidR="006038CC" w:rsidRDefault="00EB719E">
            <w:pPr>
              <w:rPr>
                <w:rFonts w:ascii="Arial" w:eastAsia="Arial" w:hAnsi="Arial" w:cs="Arial"/>
                <w:sz w:val="24"/>
                <w:szCs w:val="24"/>
              </w:rPr>
            </w:pPr>
            <w:r>
              <w:rPr>
                <w:rFonts w:ascii="Arial" w:eastAsia="Arial" w:hAnsi="Arial" w:cs="Arial"/>
                <w:sz w:val="24"/>
                <w:szCs w:val="24"/>
              </w:rPr>
              <w:t>Nikitha D</w:t>
            </w:r>
          </w:p>
          <w:p w14:paraId="1FEA6573" w14:textId="1900A03D" w:rsidR="00EB719E" w:rsidRDefault="00EB719E">
            <w:pPr>
              <w:rPr>
                <w:rFonts w:ascii="Arial" w:eastAsia="Arial" w:hAnsi="Arial" w:cs="Arial"/>
                <w:sz w:val="24"/>
                <w:szCs w:val="24"/>
              </w:rPr>
            </w:pPr>
            <w:r>
              <w:rPr>
                <w:rFonts w:ascii="Arial" w:eastAsia="Arial" w:hAnsi="Arial" w:cs="Arial"/>
                <w:sz w:val="24"/>
                <w:szCs w:val="24"/>
              </w:rPr>
              <w:t>+91 8050120456</w:t>
            </w:r>
          </w:p>
        </w:tc>
      </w:tr>
      <w:tr w:rsidR="006038CC" w14:paraId="5114F980" w14:textId="77777777">
        <w:tc>
          <w:tcPr>
            <w:tcW w:w="3845" w:type="dxa"/>
          </w:tcPr>
          <w:p w14:paraId="5D106F06"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NAME OF THE BANK</w:t>
            </w:r>
          </w:p>
        </w:tc>
        <w:tc>
          <w:tcPr>
            <w:tcW w:w="301" w:type="dxa"/>
          </w:tcPr>
          <w:p w14:paraId="5A8030B0"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02D8C547" w14:textId="1FADB39D" w:rsidR="006038CC" w:rsidRDefault="00EB719E">
            <w:pPr>
              <w:rPr>
                <w:rFonts w:ascii="Arial" w:eastAsia="Arial" w:hAnsi="Arial" w:cs="Arial"/>
                <w:sz w:val="24"/>
                <w:szCs w:val="24"/>
              </w:rPr>
            </w:pPr>
            <w:r>
              <w:rPr>
                <w:rFonts w:ascii="Arial" w:eastAsia="Arial" w:hAnsi="Arial" w:cs="Arial"/>
                <w:sz w:val="24"/>
                <w:szCs w:val="24"/>
              </w:rPr>
              <w:t>State Bank of India</w:t>
            </w:r>
          </w:p>
        </w:tc>
      </w:tr>
      <w:tr w:rsidR="006038CC" w14:paraId="11EC2D56" w14:textId="77777777">
        <w:tc>
          <w:tcPr>
            <w:tcW w:w="3845" w:type="dxa"/>
          </w:tcPr>
          <w:p w14:paraId="2CB492FF"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PROCESSING FEES</w:t>
            </w:r>
          </w:p>
        </w:tc>
        <w:tc>
          <w:tcPr>
            <w:tcW w:w="301" w:type="dxa"/>
          </w:tcPr>
          <w:p w14:paraId="267815E8"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67ED33E1" w14:textId="77777777" w:rsidR="006038CC" w:rsidRDefault="00404C5B">
            <w:pPr>
              <w:rPr>
                <w:rFonts w:ascii="Arial" w:eastAsia="Arial" w:hAnsi="Arial" w:cs="Arial"/>
                <w:sz w:val="24"/>
                <w:szCs w:val="24"/>
              </w:rPr>
            </w:pPr>
            <w:r>
              <w:rPr>
                <w:rFonts w:ascii="Arial" w:eastAsia="Arial" w:hAnsi="Arial" w:cs="Arial"/>
                <w:sz w:val="24"/>
                <w:szCs w:val="24"/>
              </w:rPr>
              <w:t>Rs. 1,180/- (Inclusive of 18% GST)</w:t>
            </w:r>
          </w:p>
        </w:tc>
      </w:tr>
      <w:tr w:rsidR="006038CC" w14:paraId="2880F4BD" w14:textId="77777777">
        <w:tc>
          <w:tcPr>
            <w:tcW w:w="3845" w:type="dxa"/>
          </w:tcPr>
          <w:p w14:paraId="2C93F39E"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DATE OF PAYMENT MADE</w:t>
            </w:r>
          </w:p>
        </w:tc>
        <w:tc>
          <w:tcPr>
            <w:tcW w:w="301" w:type="dxa"/>
          </w:tcPr>
          <w:p w14:paraId="42F5B0CA"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668C1EA8" w14:textId="0FE697B2" w:rsidR="006038CC" w:rsidRDefault="00EB719E">
            <w:pPr>
              <w:rPr>
                <w:rFonts w:ascii="Arial" w:eastAsia="Arial" w:hAnsi="Arial" w:cs="Arial"/>
                <w:sz w:val="24"/>
                <w:szCs w:val="24"/>
              </w:rPr>
            </w:pPr>
            <w:r>
              <w:rPr>
                <w:rFonts w:ascii="Arial" w:eastAsia="Arial" w:hAnsi="Arial" w:cs="Arial"/>
                <w:sz w:val="24"/>
                <w:szCs w:val="24"/>
              </w:rPr>
              <w:t>16/10/2026</w:t>
            </w:r>
          </w:p>
        </w:tc>
      </w:tr>
      <w:tr w:rsidR="006038CC" w14:paraId="3C417F3E" w14:textId="77777777">
        <w:tc>
          <w:tcPr>
            <w:tcW w:w="3845" w:type="dxa"/>
          </w:tcPr>
          <w:p w14:paraId="7639CB1A"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TIME</w:t>
            </w:r>
          </w:p>
        </w:tc>
        <w:tc>
          <w:tcPr>
            <w:tcW w:w="301" w:type="dxa"/>
          </w:tcPr>
          <w:p w14:paraId="2231997C"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
          <w:p w14:paraId="63D9F965" w14:textId="7BCDCFCB" w:rsidR="006038CC" w:rsidRDefault="00EB719E">
            <w:pPr>
              <w:rPr>
                <w:rFonts w:ascii="Arial" w:eastAsia="Arial" w:hAnsi="Arial" w:cs="Arial"/>
                <w:sz w:val="24"/>
                <w:szCs w:val="24"/>
              </w:rPr>
            </w:pPr>
            <w:r>
              <w:rPr>
                <w:rFonts w:ascii="Arial" w:eastAsia="Arial" w:hAnsi="Arial" w:cs="Arial"/>
                <w:sz w:val="24"/>
                <w:szCs w:val="24"/>
              </w:rPr>
              <w:t>12:25 PM</w:t>
            </w:r>
          </w:p>
        </w:tc>
      </w:tr>
      <w:tr w:rsidR="006038CC" w14:paraId="1869AB42" w14:textId="77777777" w:rsidTr="002D7582">
        <w:tblPrEx>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Change w:id="11" w:author="Nikitha D ENG23CS0384" w:date="2026-10-20T19:38:00Z" w16du:dateUtc="2026-10-20T14:08:00Z">
            <w:tblPrEx>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Ex>
          </w:tblPrExChange>
        </w:tblPrEx>
        <w:trPr>
          <w:trHeight w:val="820"/>
        </w:trPr>
        <w:tc>
          <w:tcPr>
            <w:tcW w:w="3845" w:type="dxa"/>
            <w:tcPrChange w:id="12" w:author="Nikitha D ENG23CS0384" w:date="2026-10-20T19:38:00Z" w16du:dateUtc="2026-10-20T14:08:00Z">
              <w:tcPr>
                <w:tcW w:w="3845" w:type="dxa"/>
              </w:tcPr>
            </w:tcPrChange>
          </w:tcPr>
          <w:p w14:paraId="37BB486A" w14:textId="77777777" w:rsidR="006038CC" w:rsidRDefault="00404C5B">
            <w:pPr>
              <w:widowControl/>
              <w:numPr>
                <w:ilvl w:val="0"/>
                <w:numId w:val="5"/>
              </w:numPr>
              <w:pBdr>
                <w:top w:val="nil"/>
                <w:left w:val="nil"/>
                <w:bottom w:val="nil"/>
                <w:right w:val="nil"/>
                <w:between w:val="nil"/>
              </w:pBdr>
              <w:jc w:val="left"/>
              <w:rPr>
                <w:rFonts w:ascii="Arial" w:eastAsia="Arial" w:hAnsi="Arial" w:cs="Arial"/>
                <w:color w:val="000000"/>
                <w:sz w:val="24"/>
                <w:szCs w:val="24"/>
              </w:rPr>
            </w:pPr>
            <w:r>
              <w:rPr>
                <w:rFonts w:ascii="Arial" w:eastAsia="Arial" w:hAnsi="Arial" w:cs="Arial"/>
                <w:color w:val="000000"/>
                <w:sz w:val="24"/>
                <w:szCs w:val="24"/>
              </w:rPr>
              <w:t>MODE OF PAYMENT MADE</w:t>
            </w:r>
            <w:r>
              <w:rPr>
                <w:rFonts w:ascii="Arial" w:eastAsia="Arial" w:hAnsi="Arial" w:cs="Arial"/>
                <w:color w:val="000000"/>
                <w:sz w:val="24"/>
                <w:szCs w:val="24"/>
              </w:rPr>
              <w:br/>
              <w:t>(NEFT / UPI, PLEASE SPECIFY)</w:t>
            </w:r>
          </w:p>
        </w:tc>
        <w:tc>
          <w:tcPr>
            <w:tcW w:w="301" w:type="dxa"/>
            <w:tcPrChange w:id="13" w:author="Nikitha D ENG23CS0384" w:date="2026-10-20T19:38:00Z" w16du:dateUtc="2026-10-20T14:08:00Z">
              <w:tcPr>
                <w:tcW w:w="301" w:type="dxa"/>
              </w:tcPr>
            </w:tcPrChange>
          </w:tcPr>
          <w:p w14:paraId="26D5CAA6" w14:textId="77777777" w:rsidR="006038CC" w:rsidRDefault="00404C5B">
            <w:pPr>
              <w:rPr>
                <w:rFonts w:ascii="Arial" w:eastAsia="Arial" w:hAnsi="Arial" w:cs="Arial"/>
                <w:sz w:val="24"/>
                <w:szCs w:val="24"/>
              </w:rPr>
            </w:pPr>
            <w:r>
              <w:rPr>
                <w:rFonts w:ascii="Arial" w:eastAsia="Arial" w:hAnsi="Arial" w:cs="Arial"/>
                <w:sz w:val="24"/>
                <w:szCs w:val="24"/>
              </w:rPr>
              <w:t>:</w:t>
            </w:r>
          </w:p>
        </w:tc>
        <w:tc>
          <w:tcPr>
            <w:tcW w:w="5493" w:type="dxa"/>
            <w:tcPrChange w:id="14" w:author="Nikitha D ENG23CS0384" w:date="2026-10-20T19:38:00Z" w16du:dateUtc="2026-10-20T14:08:00Z">
              <w:tcPr>
                <w:tcW w:w="5493" w:type="dxa"/>
              </w:tcPr>
            </w:tcPrChange>
          </w:tcPr>
          <w:p w14:paraId="72CC085C" w14:textId="74291A7F" w:rsidR="006038CC" w:rsidRDefault="00EB719E">
            <w:pPr>
              <w:rPr>
                <w:rFonts w:ascii="Arial" w:eastAsia="Arial" w:hAnsi="Arial" w:cs="Arial"/>
                <w:sz w:val="24"/>
                <w:szCs w:val="24"/>
              </w:rPr>
            </w:pPr>
            <w:r>
              <w:rPr>
                <w:rFonts w:ascii="Arial" w:eastAsia="Arial" w:hAnsi="Arial" w:cs="Arial"/>
                <w:sz w:val="24"/>
                <w:szCs w:val="24"/>
              </w:rPr>
              <w:t>UPI</w:t>
            </w:r>
          </w:p>
        </w:tc>
      </w:tr>
    </w:tbl>
    <w:p w14:paraId="28DBC3F1" w14:textId="77777777" w:rsidR="006038CC" w:rsidRDefault="006038CC">
      <w:pPr>
        <w:spacing w:after="0"/>
        <w:rPr>
          <w:rFonts w:ascii="Arial" w:eastAsia="Arial" w:hAnsi="Arial" w:cs="Arial"/>
        </w:rPr>
      </w:pPr>
    </w:p>
    <w:tbl>
      <w:tblPr>
        <w:tblW w:w="9606" w:type="dxa"/>
        <w:tblInd w:w="-108" w:type="dxa"/>
        <w:tblLayout w:type="fixed"/>
        <w:tblLook w:val="0000" w:firstRow="0" w:lastRow="0" w:firstColumn="0" w:lastColumn="0" w:noHBand="0" w:noVBand="0"/>
      </w:tblPr>
      <w:tblGrid>
        <w:gridCol w:w="4803"/>
        <w:gridCol w:w="4803"/>
      </w:tblGrid>
      <w:tr w:rsidR="006038CC" w14:paraId="72641552" w14:textId="77777777">
        <w:tc>
          <w:tcPr>
            <w:tcW w:w="4803" w:type="dxa"/>
          </w:tcPr>
          <w:p w14:paraId="11F8BA89" w14:textId="77777777" w:rsidR="006038CC" w:rsidRDefault="006038CC">
            <w:pPr>
              <w:tabs>
                <w:tab w:val="center" w:pos="2127"/>
                <w:tab w:val="center" w:pos="5529"/>
                <w:tab w:val="center" w:pos="8931"/>
              </w:tabs>
              <w:jc w:val="center"/>
              <w:rPr>
                <w:rFonts w:ascii="Arial" w:eastAsia="Arial" w:hAnsi="Arial" w:cs="Arial"/>
                <w:sz w:val="20"/>
                <w:szCs w:val="20"/>
              </w:rPr>
            </w:pPr>
          </w:p>
          <w:p w14:paraId="0E18E646" w14:textId="77777777" w:rsidR="006038CC" w:rsidRDefault="006038CC">
            <w:pPr>
              <w:tabs>
                <w:tab w:val="center" w:pos="2127"/>
                <w:tab w:val="center" w:pos="5529"/>
                <w:tab w:val="center" w:pos="8931"/>
              </w:tabs>
              <w:jc w:val="center"/>
              <w:rPr>
                <w:rFonts w:ascii="Arial" w:eastAsia="Arial" w:hAnsi="Arial" w:cs="Arial"/>
                <w:sz w:val="20"/>
                <w:szCs w:val="20"/>
              </w:rPr>
            </w:pPr>
          </w:p>
          <w:p w14:paraId="591B483C" w14:textId="77777777" w:rsidR="007B12E3" w:rsidRDefault="007B12E3">
            <w:pPr>
              <w:tabs>
                <w:tab w:val="center" w:pos="2127"/>
                <w:tab w:val="center" w:pos="5529"/>
                <w:tab w:val="center" w:pos="8931"/>
              </w:tabs>
              <w:jc w:val="center"/>
              <w:rPr>
                <w:rFonts w:ascii="Arial" w:eastAsia="Arial" w:hAnsi="Arial" w:cs="Arial"/>
                <w:sz w:val="20"/>
                <w:szCs w:val="20"/>
              </w:rPr>
            </w:pPr>
          </w:p>
          <w:p w14:paraId="02136795" w14:textId="77777777" w:rsidR="007B12E3" w:rsidRDefault="007B12E3">
            <w:pPr>
              <w:tabs>
                <w:tab w:val="center" w:pos="2127"/>
                <w:tab w:val="center" w:pos="5529"/>
                <w:tab w:val="center" w:pos="8931"/>
              </w:tabs>
              <w:jc w:val="center"/>
              <w:rPr>
                <w:rFonts w:ascii="Arial" w:eastAsia="Arial" w:hAnsi="Arial" w:cs="Arial"/>
                <w:sz w:val="20"/>
                <w:szCs w:val="20"/>
              </w:rPr>
            </w:pPr>
          </w:p>
          <w:p w14:paraId="6C46D05D" w14:textId="06AEFC58" w:rsidR="006038CC" w:rsidRDefault="00404C5B">
            <w:pPr>
              <w:tabs>
                <w:tab w:val="center" w:pos="2127"/>
                <w:tab w:val="center" w:pos="5529"/>
                <w:tab w:val="center" w:pos="8931"/>
              </w:tabs>
              <w:jc w:val="center"/>
              <w:rPr>
                <w:rFonts w:ascii="Arial" w:eastAsia="Arial" w:hAnsi="Arial" w:cs="Arial"/>
              </w:rPr>
            </w:pPr>
            <w:r>
              <w:rPr>
                <w:rFonts w:ascii="Arial" w:eastAsia="Arial" w:hAnsi="Arial" w:cs="Arial"/>
                <w:sz w:val="20"/>
                <w:szCs w:val="20"/>
              </w:rPr>
              <w:t xml:space="preserve">(Name &amp; Signature of </w:t>
            </w:r>
            <w:r>
              <w:rPr>
                <w:rFonts w:ascii="Arial" w:eastAsia="Arial" w:hAnsi="Arial" w:cs="Arial"/>
                <w:sz w:val="20"/>
                <w:szCs w:val="20"/>
              </w:rPr>
              <w:br/>
              <w:t>the team leader)</w:t>
            </w:r>
          </w:p>
        </w:tc>
        <w:tc>
          <w:tcPr>
            <w:tcW w:w="4803" w:type="dxa"/>
          </w:tcPr>
          <w:p w14:paraId="10E34FE8" w14:textId="77777777" w:rsidR="002D7582" w:rsidRDefault="002D7582">
            <w:pPr>
              <w:tabs>
                <w:tab w:val="center" w:pos="2127"/>
                <w:tab w:val="center" w:pos="5529"/>
                <w:tab w:val="center" w:pos="8931"/>
              </w:tabs>
              <w:rPr>
                <w:rFonts w:ascii="Arial" w:eastAsia="Arial" w:hAnsi="Arial" w:cs="Arial"/>
                <w:sz w:val="20"/>
                <w:szCs w:val="20"/>
              </w:rPr>
            </w:pPr>
          </w:p>
          <w:p w14:paraId="0B6C8616" w14:textId="77777777" w:rsidR="007B12E3" w:rsidRDefault="007B12E3">
            <w:pPr>
              <w:tabs>
                <w:tab w:val="center" w:pos="2127"/>
                <w:tab w:val="center" w:pos="5529"/>
                <w:tab w:val="center" w:pos="8931"/>
              </w:tabs>
              <w:jc w:val="center"/>
              <w:rPr>
                <w:rFonts w:ascii="Arial" w:eastAsia="Arial" w:hAnsi="Arial" w:cs="Arial"/>
                <w:sz w:val="20"/>
                <w:szCs w:val="20"/>
              </w:rPr>
            </w:pPr>
          </w:p>
          <w:p w14:paraId="5FA9B4C0" w14:textId="77777777" w:rsidR="007B12E3" w:rsidRDefault="007B12E3">
            <w:pPr>
              <w:tabs>
                <w:tab w:val="center" w:pos="2127"/>
                <w:tab w:val="center" w:pos="5529"/>
                <w:tab w:val="center" w:pos="8931"/>
              </w:tabs>
              <w:jc w:val="center"/>
              <w:rPr>
                <w:rFonts w:ascii="Arial" w:eastAsia="Arial" w:hAnsi="Arial" w:cs="Arial"/>
                <w:sz w:val="20"/>
                <w:szCs w:val="20"/>
              </w:rPr>
            </w:pPr>
          </w:p>
          <w:p w14:paraId="758AC8DD" w14:textId="77777777" w:rsidR="007B12E3" w:rsidRDefault="007B12E3">
            <w:pPr>
              <w:tabs>
                <w:tab w:val="center" w:pos="2127"/>
                <w:tab w:val="center" w:pos="5529"/>
                <w:tab w:val="center" w:pos="8931"/>
              </w:tabs>
              <w:jc w:val="center"/>
              <w:rPr>
                <w:rFonts w:ascii="Arial" w:eastAsia="Arial" w:hAnsi="Arial" w:cs="Arial"/>
                <w:sz w:val="20"/>
                <w:szCs w:val="20"/>
              </w:rPr>
            </w:pPr>
          </w:p>
          <w:p w14:paraId="698019A1" w14:textId="3D7967AA" w:rsidR="006038CC" w:rsidRDefault="00404C5B">
            <w:pPr>
              <w:tabs>
                <w:tab w:val="center" w:pos="2127"/>
                <w:tab w:val="center" w:pos="5529"/>
                <w:tab w:val="center" w:pos="8931"/>
              </w:tabs>
              <w:jc w:val="center"/>
              <w:rPr>
                <w:rFonts w:ascii="Arial" w:eastAsia="Arial" w:hAnsi="Arial" w:cs="Arial"/>
              </w:rPr>
            </w:pPr>
            <w:r>
              <w:rPr>
                <w:rFonts w:ascii="Arial" w:eastAsia="Arial" w:hAnsi="Arial" w:cs="Arial"/>
                <w:sz w:val="20"/>
                <w:szCs w:val="20"/>
              </w:rPr>
              <w:t xml:space="preserve">(Name &amp; Signature of </w:t>
            </w:r>
            <w:r>
              <w:rPr>
                <w:rFonts w:ascii="Arial" w:eastAsia="Arial" w:hAnsi="Arial" w:cs="Arial"/>
                <w:sz w:val="20"/>
                <w:szCs w:val="20"/>
              </w:rPr>
              <w:br/>
              <w:t xml:space="preserve">Project Guide / SPP Co-ordinator / HOD </w:t>
            </w:r>
            <w:r>
              <w:rPr>
                <w:rFonts w:ascii="Arial" w:eastAsia="Arial" w:hAnsi="Arial" w:cs="Arial"/>
                <w:sz w:val="20"/>
                <w:szCs w:val="20"/>
              </w:rPr>
              <w:br/>
              <w:t>with Seal)</w:t>
            </w:r>
          </w:p>
        </w:tc>
      </w:tr>
    </w:tbl>
    <w:p w14:paraId="64CB683E" w14:textId="4E4C1CA7" w:rsidR="006038CC" w:rsidRDefault="00404C5B">
      <w:pPr>
        <w:widowControl/>
        <w:spacing w:before="0" w:after="0"/>
        <w:rPr>
          <w:rFonts w:ascii="Arial" w:eastAsia="Arial" w:hAnsi="Arial" w:cs="Arial"/>
        </w:rPr>
      </w:pPr>
      <w:del w:id="15" w:author="Nikitha D ENG23CS0384" w:date="2026-10-20T18:48:00Z" w16du:dateUtc="2026-10-20T13:18:00Z">
        <w:r>
          <w:br w:type="page"/>
        </w:r>
      </w:del>
    </w:p>
    <w:sectPr w:rsidR="006038CC">
      <w:pgSz w:w="11907" w:h="16840"/>
      <w:pgMar w:top="1134" w:right="1134" w:bottom="1134" w:left="1134" w:header="720" w:footer="5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B0BCF" w14:textId="77777777" w:rsidR="008E2AB7" w:rsidRDefault="008E2AB7">
      <w:pPr>
        <w:spacing w:before="0" w:after="0"/>
      </w:pPr>
      <w:r>
        <w:separator/>
      </w:r>
    </w:p>
  </w:endnote>
  <w:endnote w:type="continuationSeparator" w:id="0">
    <w:p w14:paraId="6FC901C3" w14:textId="77777777" w:rsidR="008E2AB7" w:rsidRDefault="008E2AB7">
      <w:pPr>
        <w:spacing w:before="0" w:after="0"/>
      </w:pPr>
      <w:r>
        <w:continuationSeparator/>
      </w:r>
    </w:p>
  </w:endnote>
  <w:endnote w:type="continuationNotice" w:id="1">
    <w:p w14:paraId="24A115D1" w14:textId="77777777" w:rsidR="008E2AB7" w:rsidRDefault="008E2A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00FF1BC2-B073-4693-8FE1-2F16A2D756F2}"/>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2" w:fontKey="{A27ED364-6439-495B-953E-8EC3D8BBF2AB}"/>
    <w:embedBold r:id="rId3" w:fontKey="{B0DE1863-3F7B-4F46-9377-6E22FC5C5EF6}"/>
    <w:embedItalic r:id="rId4" w:fontKey="{A2D52DF2-E323-4F39-A429-B6FE5167843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5940746-FBF9-4473-977F-72960CF7D500}"/>
    <w:embedBold r:id="rId6" w:fontKey="{A617BB4C-29E7-4A8E-A277-60123FBE8DD4}"/>
  </w:font>
  <w:font w:name="Cambria">
    <w:panose1 w:val="02040503050406030204"/>
    <w:charset w:val="00"/>
    <w:family w:val="roman"/>
    <w:pitch w:val="variable"/>
    <w:sig w:usb0="E00006FF" w:usb1="420024FF" w:usb2="02000000" w:usb3="00000000" w:csb0="0000019F" w:csb1="00000000"/>
    <w:embedRegular r:id="rId7" w:fontKey="{B3EECF29-AD19-484C-AE23-C0FAA6BA5443}"/>
    <w:embedBold r:id="rId8" w:fontKey="{51DAE81F-9E8F-42D1-B2AD-E8B6C7A0FEA7}"/>
  </w:font>
  <w:font w:name="Tunga">
    <w:panose1 w:val="00000400000000000000"/>
    <w:charset w:val="00"/>
    <w:family w:val="swiss"/>
    <w:pitch w:val="variable"/>
    <w:sig w:usb0="00400003" w:usb1="00000000" w:usb2="00000000" w:usb3="00000000" w:csb0="00000001" w:csb1="00000000"/>
    <w:embedRegular r:id="rId9" w:fontKey="{7EA00641-EB62-4436-BFB9-33ED169323ED}"/>
    <w:embedBold r:id="rId10" w:fontKey="{F0776503-29A6-4066-89C1-E1027D771854}"/>
  </w:font>
  <w:font w:name="Calibri Light">
    <w:panose1 w:val="020F0302020204030204"/>
    <w:charset w:val="00"/>
    <w:family w:val="swiss"/>
    <w:pitch w:val="variable"/>
    <w:sig w:usb0="E4002EFF" w:usb1="C200247B" w:usb2="00000009" w:usb3="00000000" w:csb0="000001FF" w:csb1="00000000"/>
    <w:embedBold r:id="rId11" w:fontKey="{BE25B4BA-9AAB-4935-8298-BB5263EBFE03}"/>
  </w:font>
  <w:font w:name="Georgia">
    <w:panose1 w:val="02040502050405020303"/>
    <w:charset w:val="00"/>
    <w:family w:val="roman"/>
    <w:pitch w:val="variable"/>
    <w:sig w:usb0="00000287" w:usb1="00000000" w:usb2="00000000" w:usb3="00000000" w:csb0="0000009F" w:csb1="00000000"/>
    <w:embedItalic r:id="rId12" w:fontKey="{CCFD3475-2596-4A21-8B20-AE237EFEC1FE}"/>
  </w:font>
  <w:font w:name="Bookman Old Style">
    <w:panose1 w:val="02050604050505020204"/>
    <w:charset w:val="00"/>
    <w:family w:val="roman"/>
    <w:pitch w:val="variable"/>
    <w:sig w:usb0="00000287" w:usb1="00000000" w:usb2="00000000" w:usb3="00000000" w:csb0="0000009F" w:csb1="00000000"/>
    <w:embedBoldItalic r:id="rId13" w:fontKey="{75637386-15B1-4365-8BED-34ADB32418E0}"/>
  </w:font>
  <w:font w:name="Arial Unicode MS">
    <w:altName w:val="Yu Gothic"/>
    <w:panose1 w:val="020B0604020202020204"/>
    <w:charset w:val="80"/>
    <w:family w:val="swiss"/>
    <w:pitch w:val="variable"/>
    <w:sig w:usb0="F7FFAFFF" w:usb1="E9DFFFFF" w:usb2="0000003F" w:usb3="00000000" w:csb0="003F01FF" w:csb1="00000000"/>
    <w:embedRegular r:id="rId14" w:subsetted="1" w:fontKey="{EAE4B996-50B5-485E-B563-35ED950687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2ADB" w14:textId="77777777" w:rsidR="00757692" w:rsidRDefault="00757692">
    <w:pPr>
      <w:pBdr>
        <w:top w:val="nil"/>
        <w:left w:val="nil"/>
        <w:bottom w:val="nil"/>
        <w:right w:val="nil"/>
        <w:between w:val="nil"/>
      </w:pBdr>
      <w:tabs>
        <w:tab w:val="right" w:pos="9498"/>
      </w:tabs>
      <w:rPr>
        <w:color w:val="000000"/>
      </w:rPr>
    </w:pPr>
    <w:r>
      <w:rPr>
        <w:rFonts w:ascii="Arial" w:eastAsia="Arial" w:hAnsi="Arial" w:cs="Arial"/>
        <w:b/>
        <w:bCs/>
        <w:color w:val="000000"/>
        <w:sz w:val="20"/>
        <w:szCs w:val="20"/>
      </w:rPr>
      <w:t>KSCST: 50</w:t>
    </w:r>
    <w:r>
      <w:rPr>
        <w:rFonts w:ascii="Arial" w:eastAsia="Arial" w:hAnsi="Arial" w:cs="Arial"/>
        <w:b/>
        <w:bCs/>
        <w:color w:val="000000"/>
        <w:sz w:val="20"/>
        <w:szCs w:val="20"/>
        <w:vertAlign w:val="superscript"/>
      </w:rPr>
      <w:t>th</w:t>
    </w:r>
    <w:r>
      <w:rPr>
        <w:rFonts w:ascii="Arial" w:eastAsia="Arial" w:hAnsi="Arial" w:cs="Arial"/>
        <w:b/>
        <w:bCs/>
        <w:color w:val="000000"/>
        <w:sz w:val="20"/>
        <w:szCs w:val="20"/>
      </w:rPr>
      <w:t xml:space="preserve"> Series of Student Project Programme 2026-2027: Project Proposal</w:t>
    </w:r>
    <w:r>
      <w:rPr>
        <w:rFonts w:ascii="Bookman Old Style" w:eastAsia="Bookman Old Style" w:hAnsi="Bookman Old Style" w:cs="Bookman Old Style"/>
        <w:b/>
        <w:bCs/>
        <w:i/>
        <w:iCs/>
        <w:color w:val="000000"/>
        <w:sz w:val="18"/>
        <w:szCs w:val="18"/>
      </w:rPr>
      <w:tab/>
    </w:r>
    <w:r>
      <w:rPr>
        <w:color w:val="000000"/>
      </w:rPr>
      <w:t xml:space="preserve">Page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815874">
      <w:rPr>
        <w:b/>
        <w:bCs/>
        <w:noProof/>
        <w:color w:val="000000"/>
        <w:sz w:val="24"/>
        <w:szCs w:val="24"/>
      </w:rPr>
      <w:t>4</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815874">
      <w:rPr>
        <w:b/>
        <w:bCs/>
        <w:noProof/>
        <w:color w:val="000000"/>
        <w:sz w:val="24"/>
        <w:szCs w:val="24"/>
      </w:rPr>
      <w:t>26</w:t>
    </w:r>
    <w:r>
      <w:rPr>
        <w:b/>
        <w:bCs/>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52310" w14:textId="77777777" w:rsidR="00757692" w:rsidRDefault="00757692">
    <w:pPr>
      <w:pBdr>
        <w:top w:val="nil"/>
        <w:left w:val="nil"/>
        <w:bottom w:val="nil"/>
        <w:right w:val="nil"/>
        <w:between w:val="nil"/>
      </w:pBdr>
      <w:tabs>
        <w:tab w:val="right" w:pos="9639"/>
      </w:tabs>
      <w:jc w:val="left"/>
      <w:rPr>
        <w:color w:val="000000"/>
      </w:rPr>
    </w:pPr>
    <w:r>
      <w:rPr>
        <w:rFonts w:ascii="Arial" w:eastAsia="Arial" w:hAnsi="Arial" w:cs="Arial"/>
        <w:b/>
        <w:bCs/>
        <w:color w:val="000000"/>
        <w:sz w:val="20"/>
        <w:szCs w:val="20"/>
      </w:rPr>
      <w:t>KSCST: 50</w:t>
    </w:r>
    <w:r>
      <w:rPr>
        <w:rFonts w:ascii="Arial" w:eastAsia="Arial" w:hAnsi="Arial" w:cs="Arial"/>
        <w:b/>
        <w:bCs/>
        <w:color w:val="000000"/>
        <w:sz w:val="20"/>
        <w:szCs w:val="20"/>
        <w:vertAlign w:val="superscript"/>
      </w:rPr>
      <w:t>th</w:t>
    </w:r>
    <w:r>
      <w:rPr>
        <w:rFonts w:ascii="Arial" w:eastAsia="Arial" w:hAnsi="Arial" w:cs="Arial"/>
        <w:b/>
        <w:bCs/>
        <w:color w:val="000000"/>
        <w:sz w:val="20"/>
        <w:szCs w:val="20"/>
      </w:rPr>
      <w:t xml:space="preserve"> Series of Student Project Programme 2026-2027: Project Proposal</w:t>
    </w:r>
    <w:r>
      <w:rPr>
        <w:color w:val="000000"/>
      </w:rPr>
      <w:tab/>
      <w:t xml:space="preserve">Page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815874">
      <w:rPr>
        <w:b/>
        <w:bCs/>
        <w:noProof/>
        <w:color w:val="000000"/>
        <w:sz w:val="24"/>
        <w:szCs w:val="24"/>
      </w:rPr>
      <w:t>5</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815874">
      <w:rPr>
        <w:b/>
        <w:bCs/>
        <w:noProof/>
        <w:color w:val="000000"/>
        <w:sz w:val="24"/>
        <w:szCs w:val="24"/>
      </w:rPr>
      <w:t>26</w:t>
    </w:r>
    <w:r>
      <w:rPr>
        <w:b/>
        <w:bCs/>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FFCAE" w14:textId="77777777" w:rsidR="002E1885" w:rsidRDefault="002E1885" w:rsidP="002E1885">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A926F" w14:textId="77777777" w:rsidR="008E2AB7" w:rsidRDefault="008E2AB7">
      <w:pPr>
        <w:spacing w:before="0" w:after="0"/>
      </w:pPr>
      <w:r>
        <w:separator/>
      </w:r>
    </w:p>
  </w:footnote>
  <w:footnote w:type="continuationSeparator" w:id="0">
    <w:p w14:paraId="53136FD8" w14:textId="77777777" w:rsidR="008E2AB7" w:rsidRDefault="008E2AB7">
      <w:pPr>
        <w:spacing w:before="0" w:after="0"/>
      </w:pPr>
      <w:r>
        <w:continuationSeparator/>
      </w:r>
    </w:p>
  </w:footnote>
  <w:footnote w:type="continuationNotice" w:id="1">
    <w:p w14:paraId="1891BEC4" w14:textId="77777777" w:rsidR="008E2AB7" w:rsidRDefault="008E2A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7AAA" w14:textId="77777777" w:rsidR="002E1885" w:rsidRDefault="002E1885" w:rsidP="002E1885">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7730" w14:textId="77777777" w:rsidR="00757692" w:rsidRDefault="00757692" w:rsidP="00404C5B">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9E461" w14:textId="77777777" w:rsidR="002E1885" w:rsidRDefault="002E1885" w:rsidP="002E1885">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B77"/>
    <w:multiLevelType w:val="multilevel"/>
    <w:tmpl w:val="7A0469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107C4"/>
    <w:multiLevelType w:val="multilevel"/>
    <w:tmpl w:val="6EF2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743E9"/>
    <w:multiLevelType w:val="multilevel"/>
    <w:tmpl w:val="122438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6D931BB"/>
    <w:multiLevelType w:val="multilevel"/>
    <w:tmpl w:val="22C691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04849"/>
    <w:multiLevelType w:val="multilevel"/>
    <w:tmpl w:val="B1A81C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AC619E"/>
    <w:multiLevelType w:val="multilevel"/>
    <w:tmpl w:val="80C6CB5C"/>
    <w:lvl w:ilvl="0">
      <w:start w:val="1"/>
      <w:numFmt w:val="decimal"/>
      <w:lvlText w:val="%1."/>
      <w:lvlJc w:val="left"/>
      <w:pPr>
        <w:ind w:left="720" w:hanging="360"/>
      </w:pPr>
      <w:rPr>
        <w:b/>
        <w:bCs/>
        <w:vertAlign w:val="baseline"/>
      </w:rPr>
    </w:lvl>
    <w:lvl w:ilvl="1">
      <w:start w:val="1"/>
      <w:numFmt w:val="decimal"/>
      <w:lvlText w:val="%2."/>
      <w:lvlJc w:val="left"/>
      <w:pPr>
        <w:ind w:left="1440" w:hanging="360"/>
      </w:pPr>
      <w:rPr>
        <w:b/>
        <w:bC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1B9D7B81"/>
    <w:multiLevelType w:val="multilevel"/>
    <w:tmpl w:val="A38A6F42"/>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7" w15:restartNumberingAfterBreak="0">
    <w:nsid w:val="1E1D04FC"/>
    <w:multiLevelType w:val="multilevel"/>
    <w:tmpl w:val="E20A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33445"/>
    <w:multiLevelType w:val="multilevel"/>
    <w:tmpl w:val="DBD29C9A"/>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38F01352"/>
    <w:multiLevelType w:val="multilevel"/>
    <w:tmpl w:val="AEBA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020B4"/>
    <w:multiLevelType w:val="multilevel"/>
    <w:tmpl w:val="A80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43EA1"/>
    <w:multiLevelType w:val="multilevel"/>
    <w:tmpl w:val="C520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B6C67"/>
    <w:multiLevelType w:val="multilevel"/>
    <w:tmpl w:val="F796E0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C3665F"/>
    <w:multiLevelType w:val="multilevel"/>
    <w:tmpl w:val="C338C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364989"/>
    <w:multiLevelType w:val="multilevel"/>
    <w:tmpl w:val="831C2D4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5" w15:restartNumberingAfterBreak="0">
    <w:nsid w:val="4E235507"/>
    <w:multiLevelType w:val="multilevel"/>
    <w:tmpl w:val="76BA581E"/>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6" w15:restartNumberingAfterBreak="0">
    <w:nsid w:val="50866E77"/>
    <w:multiLevelType w:val="multilevel"/>
    <w:tmpl w:val="2D4893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CA1789"/>
    <w:multiLevelType w:val="multilevel"/>
    <w:tmpl w:val="0F50D2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5A314CFA"/>
    <w:multiLevelType w:val="multilevel"/>
    <w:tmpl w:val="AAA0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9D01EE"/>
    <w:multiLevelType w:val="multilevel"/>
    <w:tmpl w:val="4AFE54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6A0631"/>
    <w:multiLevelType w:val="multilevel"/>
    <w:tmpl w:val="87EC0F34"/>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21" w15:restartNumberingAfterBreak="0">
    <w:nsid w:val="68AC612A"/>
    <w:multiLevelType w:val="multilevel"/>
    <w:tmpl w:val="ADB0D074"/>
    <w:lvl w:ilvl="0">
      <w:start w:val="1"/>
      <w:numFmt w:val="decimal"/>
      <w:lvlText w:val="%1."/>
      <w:lvlJc w:val="left"/>
      <w:pPr>
        <w:ind w:left="360" w:hanging="360"/>
      </w:pPr>
      <w:rPr>
        <w:sz w:val="22"/>
        <w:szCs w:val="22"/>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2" w15:restartNumberingAfterBreak="0">
    <w:nsid w:val="68F01EA6"/>
    <w:multiLevelType w:val="multilevel"/>
    <w:tmpl w:val="12FCB96C"/>
    <w:lvl w:ilvl="0">
      <w:start w:val="1"/>
      <w:numFmt w:val="decimal"/>
      <w:lvlText w:val="%1."/>
      <w:lvlJc w:val="left"/>
      <w:pPr>
        <w:ind w:left="720" w:hanging="360"/>
      </w:pPr>
      <w:rPr>
        <w:sz w:val="24"/>
        <w:szCs w:val="24"/>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3" w15:restartNumberingAfterBreak="0">
    <w:nsid w:val="6A53462F"/>
    <w:multiLevelType w:val="multilevel"/>
    <w:tmpl w:val="6EF2C0DA"/>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3D3B48"/>
    <w:multiLevelType w:val="multilevel"/>
    <w:tmpl w:val="E78C65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C51D22"/>
    <w:multiLevelType w:val="multilevel"/>
    <w:tmpl w:val="98323B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815490696">
    <w:abstractNumId w:val="21"/>
  </w:num>
  <w:num w:numId="2" w16cid:durableId="1334600692">
    <w:abstractNumId w:val="6"/>
  </w:num>
  <w:num w:numId="3" w16cid:durableId="229926351">
    <w:abstractNumId w:val="15"/>
  </w:num>
  <w:num w:numId="4" w16cid:durableId="1204253683">
    <w:abstractNumId w:val="20"/>
  </w:num>
  <w:num w:numId="5" w16cid:durableId="2059818026">
    <w:abstractNumId w:val="14"/>
  </w:num>
  <w:num w:numId="6" w16cid:durableId="1813793269">
    <w:abstractNumId w:val="22"/>
  </w:num>
  <w:num w:numId="7" w16cid:durableId="1174765199">
    <w:abstractNumId w:val="2"/>
  </w:num>
  <w:num w:numId="8" w16cid:durableId="310452730">
    <w:abstractNumId w:val="25"/>
  </w:num>
  <w:num w:numId="9" w16cid:durableId="443234492">
    <w:abstractNumId w:val="5"/>
  </w:num>
  <w:num w:numId="10" w16cid:durableId="1370060958">
    <w:abstractNumId w:val="17"/>
  </w:num>
  <w:num w:numId="11" w16cid:durableId="690423525">
    <w:abstractNumId w:val="8"/>
  </w:num>
  <w:num w:numId="12" w16cid:durableId="290746126">
    <w:abstractNumId w:val="10"/>
  </w:num>
  <w:num w:numId="13" w16cid:durableId="1823279066">
    <w:abstractNumId w:val="9"/>
  </w:num>
  <w:num w:numId="14" w16cid:durableId="656886590">
    <w:abstractNumId w:val="18"/>
  </w:num>
  <w:num w:numId="15" w16cid:durableId="105544598">
    <w:abstractNumId w:val="11"/>
  </w:num>
  <w:num w:numId="16" w16cid:durableId="1030103441">
    <w:abstractNumId w:val="7"/>
  </w:num>
  <w:num w:numId="17" w16cid:durableId="1887377974">
    <w:abstractNumId w:val="13"/>
  </w:num>
  <w:num w:numId="18" w16cid:durableId="67306913">
    <w:abstractNumId w:val="16"/>
  </w:num>
  <w:num w:numId="19" w16cid:durableId="1917933056">
    <w:abstractNumId w:val="12"/>
  </w:num>
  <w:num w:numId="20" w16cid:durableId="1547912465">
    <w:abstractNumId w:val="0"/>
  </w:num>
  <w:num w:numId="21" w16cid:durableId="774057143">
    <w:abstractNumId w:val="24"/>
  </w:num>
  <w:num w:numId="22" w16cid:durableId="1011949622">
    <w:abstractNumId w:val="3"/>
  </w:num>
  <w:num w:numId="23" w16cid:durableId="179055113">
    <w:abstractNumId w:val="23"/>
  </w:num>
  <w:num w:numId="24" w16cid:durableId="548105627">
    <w:abstractNumId w:val="19"/>
  </w:num>
  <w:num w:numId="25" w16cid:durableId="622614286">
    <w:abstractNumId w:val="4"/>
  </w:num>
  <w:num w:numId="26" w16cid:durableId="403143867">
    <w:abstractNumId w:val="1"/>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itha D ENG23CS0384">
    <w15:presenceInfo w15:providerId="Windows Live" w15:userId="a9fbbf10d47350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useWord2013TrackBottomHyphenation" w:uri="http://schemas.microsoft.com/office/word" w:val="1"/>
  </w:compat>
  <w:rsids>
    <w:rsidRoot w:val="006038CC"/>
    <w:rsid w:val="00007BF9"/>
    <w:rsid w:val="00027461"/>
    <w:rsid w:val="000612C3"/>
    <w:rsid w:val="0006353B"/>
    <w:rsid w:val="00084AF0"/>
    <w:rsid w:val="000A0762"/>
    <w:rsid w:val="000A7B69"/>
    <w:rsid w:val="000B0C75"/>
    <w:rsid w:val="000D258E"/>
    <w:rsid w:val="00107B35"/>
    <w:rsid w:val="00112B3F"/>
    <w:rsid w:val="001719D4"/>
    <w:rsid w:val="00197E58"/>
    <w:rsid w:val="001A7919"/>
    <w:rsid w:val="002407B7"/>
    <w:rsid w:val="00270EF1"/>
    <w:rsid w:val="002C07AD"/>
    <w:rsid w:val="002D7582"/>
    <w:rsid w:val="002E1885"/>
    <w:rsid w:val="002E521A"/>
    <w:rsid w:val="00321A0A"/>
    <w:rsid w:val="0037062F"/>
    <w:rsid w:val="00382029"/>
    <w:rsid w:val="003C2B4D"/>
    <w:rsid w:val="00404C5B"/>
    <w:rsid w:val="00431C2D"/>
    <w:rsid w:val="00450803"/>
    <w:rsid w:val="00462205"/>
    <w:rsid w:val="00492E1F"/>
    <w:rsid w:val="004D393C"/>
    <w:rsid w:val="004E3166"/>
    <w:rsid w:val="005805F2"/>
    <w:rsid w:val="00580921"/>
    <w:rsid w:val="005A4920"/>
    <w:rsid w:val="005D508D"/>
    <w:rsid w:val="005E09F0"/>
    <w:rsid w:val="005E7FED"/>
    <w:rsid w:val="006038CC"/>
    <w:rsid w:val="0062011F"/>
    <w:rsid w:val="006450B5"/>
    <w:rsid w:val="006627B4"/>
    <w:rsid w:val="006A3479"/>
    <w:rsid w:val="006A3BB2"/>
    <w:rsid w:val="006C5637"/>
    <w:rsid w:val="006F5B3E"/>
    <w:rsid w:val="00701AD8"/>
    <w:rsid w:val="007076A7"/>
    <w:rsid w:val="00757692"/>
    <w:rsid w:val="00767012"/>
    <w:rsid w:val="007B12E3"/>
    <w:rsid w:val="00810D90"/>
    <w:rsid w:val="00815874"/>
    <w:rsid w:val="00830598"/>
    <w:rsid w:val="00836CB1"/>
    <w:rsid w:val="0087409C"/>
    <w:rsid w:val="008D3896"/>
    <w:rsid w:val="008E2AB7"/>
    <w:rsid w:val="00903B26"/>
    <w:rsid w:val="00916BBB"/>
    <w:rsid w:val="00923A79"/>
    <w:rsid w:val="00953CBB"/>
    <w:rsid w:val="009D39AB"/>
    <w:rsid w:val="009E2E73"/>
    <w:rsid w:val="00A1146D"/>
    <w:rsid w:val="00A76F29"/>
    <w:rsid w:val="00AA24DF"/>
    <w:rsid w:val="00AC668B"/>
    <w:rsid w:val="00B35BB6"/>
    <w:rsid w:val="00B73CC5"/>
    <w:rsid w:val="00BA567B"/>
    <w:rsid w:val="00BD4B8C"/>
    <w:rsid w:val="00C203DA"/>
    <w:rsid w:val="00C263E8"/>
    <w:rsid w:val="00C3223E"/>
    <w:rsid w:val="00D17977"/>
    <w:rsid w:val="00D22D0C"/>
    <w:rsid w:val="00DE7803"/>
    <w:rsid w:val="00E057FD"/>
    <w:rsid w:val="00EB719E"/>
    <w:rsid w:val="00F03E4B"/>
    <w:rsid w:val="00F16A68"/>
    <w:rsid w:val="00F425CD"/>
    <w:rsid w:val="00F57E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FCDD"/>
  <w15:docId w15:val="{457999A7-D9C3-495D-83E5-96296995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IN" w:eastAsia="en-IN" w:bidi="ar-SA"/>
      </w:rPr>
    </w:rPrDefault>
    <w:pPrDefault>
      <w:pPr>
        <w:widowControl w:val="0"/>
        <w:spacing w:before="120"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60"/>
      <w:outlineLvl w:val="0"/>
    </w:pPr>
    <w:rPr>
      <w:rFonts w:ascii="Arial" w:eastAsia="Arial" w:hAnsi="Arial" w:cs="Arial"/>
      <w:b/>
      <w:bCs/>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spacing w:before="240" w:after="60"/>
      <w:outlineLvl w:val="2"/>
    </w:pPr>
    <w:rPr>
      <w:rFonts w:ascii="Calibri" w:eastAsia="Calibri" w:hAnsi="Calibri" w:cs="Calibri"/>
      <w:b/>
      <w:bCs/>
      <w:sz w:val="26"/>
      <w:szCs w:val="26"/>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widowControl/>
      <w:jc w:val="left"/>
    </w:pPr>
    <w:rPr>
      <w:rFonts w:ascii="Times New Roman" w:eastAsia="Times New Roman" w:hAnsi="Times New Roman" w:cs="Times New Roman"/>
      <w:color w:val="000000"/>
      <w:sz w:val="24"/>
      <w:szCs w:val="24"/>
    </w:rPr>
  </w:style>
  <w:style w:type="character" w:customStyle="1" w:styleId="Heading1Char">
    <w:name w:val="Heading 1 Char"/>
    <w:rPr>
      <w:rFonts w:ascii="Arial" w:hAnsi="Arial" w:cs="Arial"/>
      <w:b/>
      <w:bCs/>
      <w:w w:val="100"/>
      <w:kern w:val="32"/>
      <w:position w:val="-1"/>
      <w:sz w:val="32"/>
      <w:szCs w:val="32"/>
      <w:effect w:val="none"/>
      <w:vertAlign w:val="baseline"/>
      <w:cs w:val="0"/>
      <w:em w:val="none"/>
      <w:lang w:val="en-GB" w:eastAsia="en-US"/>
    </w:rPr>
  </w:style>
  <w:style w:type="character" w:customStyle="1" w:styleId="TitleChar">
    <w:name w:val="Title Char"/>
    <w:rPr>
      <w:rFonts w:ascii="Cambria" w:eastAsia="Times New Roman" w:hAnsi="Cambria" w:cs="Tunga"/>
      <w:b/>
      <w:bCs/>
      <w:w w:val="100"/>
      <w:kern w:val="28"/>
      <w:position w:val="-1"/>
      <w:sz w:val="32"/>
      <w:szCs w:val="32"/>
      <w:effect w:val="none"/>
      <w:vertAlign w:val="baseline"/>
      <w:cs w:val="0"/>
      <w:em w:val="none"/>
      <w:lang w:val="en-GB" w:eastAsia="en-US"/>
    </w:rPr>
  </w:style>
  <w:style w:type="paragraph" w:styleId="NormalWeb">
    <w:name w:val="Normal (Web)"/>
    <w:basedOn w:val="Normal"/>
    <w:uiPriority w:val="99"/>
    <w:pPr>
      <w:widowControl/>
      <w:suppressAutoHyphens/>
      <w:spacing w:before="100" w:beforeAutospacing="1" w:after="100" w:afterAutospacing="1"/>
      <w:ind w:leftChars="-1" w:left="-1" w:hangingChars="1" w:hanging="1"/>
      <w:jc w:val="left"/>
      <w:textDirection w:val="btLr"/>
      <w:textAlignment w:val="top"/>
      <w:outlineLvl w:val="0"/>
    </w:pPr>
    <w:rPr>
      <w:rFonts w:ascii="Times New Roman" w:hAnsi="Times New Roman"/>
      <w:color w:val="000000"/>
      <w:position w:val="-1"/>
      <w:sz w:val="24"/>
      <w:szCs w:val="24"/>
      <w:lang w:val="en-US" w:eastAsia="en-US"/>
    </w:rPr>
  </w:style>
  <w:style w:type="paragraph" w:customStyle="1" w:styleId="bullets">
    <w:name w:val="bullets"/>
    <w:basedOn w:val="Normal"/>
    <w:pPr>
      <w:widowControl/>
      <w:suppressAutoHyphens/>
      <w:spacing w:before="100" w:beforeAutospacing="1" w:after="100" w:afterAutospacing="1"/>
      <w:ind w:leftChars="-1" w:left="-1" w:hangingChars="1" w:hanging="1"/>
      <w:jc w:val="left"/>
      <w:textDirection w:val="btLr"/>
      <w:textAlignment w:val="top"/>
      <w:outlineLvl w:val="0"/>
    </w:pPr>
    <w:rPr>
      <w:rFonts w:ascii="Times New Roman" w:hAnsi="Times New Roman"/>
      <w:color w:val="000000"/>
      <w:position w:val="-1"/>
      <w:sz w:val="24"/>
      <w:szCs w:val="24"/>
      <w:lang w:val="en-US" w:eastAsia="en-US"/>
    </w:rPr>
  </w:style>
  <w:style w:type="paragraph" w:styleId="Footer">
    <w:name w:val="footer"/>
    <w:basedOn w:val="Normal"/>
    <w:pPr>
      <w:suppressAutoHyphens/>
      <w:spacing w:line="320" w:lineRule="atLeast"/>
      <w:ind w:leftChars="-1" w:left="-1" w:hangingChars="1" w:hanging="1"/>
      <w:textDirection w:val="btLr"/>
      <w:textAlignment w:val="top"/>
      <w:outlineLvl w:val="0"/>
    </w:pPr>
    <w:rPr>
      <w:position w:val="-1"/>
      <w:lang w:val="en-GB" w:eastAsia="en-US"/>
    </w:rPr>
  </w:style>
  <w:style w:type="character" w:customStyle="1" w:styleId="FooterChar">
    <w:name w:val="Footer Char"/>
    <w:rPr>
      <w:rFonts w:ascii="Tahoma" w:hAnsi="Tahoma" w:cs="Times New Roman"/>
      <w:w w:val="100"/>
      <w:position w:val="-1"/>
      <w:sz w:val="22"/>
      <w:szCs w:val="22"/>
      <w:effect w:val="none"/>
      <w:vertAlign w:val="baseline"/>
      <w:cs w:val="0"/>
      <w:em w:val="none"/>
      <w:lang w:val="en-GB" w:eastAsia="en-US"/>
    </w:rPr>
  </w:style>
  <w:style w:type="character" w:styleId="PageNumber">
    <w:name w:val="page number"/>
    <w:rPr>
      <w:w w:val="100"/>
      <w:position w:val="-1"/>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styleId="Header">
    <w:name w:val="header"/>
    <w:basedOn w:val="Normal"/>
    <w:pPr>
      <w:suppressAutoHyphens/>
      <w:spacing w:line="320" w:lineRule="atLeast"/>
      <w:ind w:leftChars="-1" w:left="-1" w:hangingChars="1" w:hanging="1"/>
      <w:textDirection w:val="btLr"/>
      <w:textAlignment w:val="top"/>
      <w:outlineLvl w:val="0"/>
    </w:pPr>
    <w:rPr>
      <w:position w:val="-1"/>
      <w:lang w:val="en-GB" w:eastAsia="en-US"/>
    </w:rPr>
  </w:style>
  <w:style w:type="character" w:customStyle="1" w:styleId="HeaderChar">
    <w:name w:val="Header Char"/>
    <w:rPr>
      <w:rFonts w:ascii="Tahoma" w:hAnsi="Tahoma" w:cs="Times New Roman"/>
      <w:w w:val="100"/>
      <w:position w:val="-1"/>
      <w:sz w:val="22"/>
      <w:szCs w:val="22"/>
      <w:effect w:val="none"/>
      <w:vertAlign w:val="baseline"/>
      <w:cs w:val="0"/>
      <w:em w:val="none"/>
      <w:lang w:val="en-GB"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pPr>
      <w:suppressAutoHyphens/>
      <w:spacing w:line="320" w:lineRule="atLeast"/>
      <w:ind w:leftChars="-1" w:left="720" w:hangingChars="1" w:hanging="1"/>
      <w:contextualSpacing/>
      <w:textDirection w:val="btLr"/>
      <w:textAlignment w:val="top"/>
      <w:outlineLvl w:val="0"/>
    </w:pPr>
    <w:rPr>
      <w:position w:val="-1"/>
      <w:lang w:val="en-GB" w:eastAsia="en-US"/>
    </w:rPr>
  </w:style>
  <w:style w:type="paragraph" w:styleId="BalloonText">
    <w:name w:val="Balloon Text"/>
    <w:basedOn w:val="Normal"/>
    <w:qFormat/>
    <w:pPr>
      <w:suppressAutoHyphens/>
      <w:spacing w:before="0" w:after="0"/>
      <w:ind w:leftChars="-1" w:left="-1" w:hangingChars="1" w:hanging="1"/>
      <w:textDirection w:val="btLr"/>
      <w:textAlignment w:val="top"/>
      <w:outlineLvl w:val="0"/>
    </w:pPr>
    <w:rPr>
      <w:position w:val="-1"/>
      <w:sz w:val="16"/>
      <w:szCs w:val="16"/>
      <w:lang w:val="en-GB" w:eastAsia="en-US"/>
    </w:rPr>
  </w:style>
  <w:style w:type="character" w:customStyle="1" w:styleId="BalloonTextChar">
    <w:name w:val="Balloon Text Char"/>
    <w:rPr>
      <w:rFonts w:ascii="Tahoma" w:hAnsi="Tahoma" w:cs="Tahoma"/>
      <w:w w:val="100"/>
      <w:position w:val="-1"/>
      <w:sz w:val="16"/>
      <w:szCs w:val="16"/>
      <w:effect w:val="none"/>
      <w:vertAlign w:val="baseline"/>
      <w:cs w:val="0"/>
      <w:em w:val="none"/>
      <w:lang w:val="en-GB" w:eastAsia="en-US"/>
    </w:rPr>
  </w:style>
  <w:style w:type="table" w:customStyle="1" w:styleId="TableGrid1">
    <w:name w:val="Table Grid1"/>
    <w:basedOn w:val="TableNormal"/>
    <w:next w:val="TableGrid"/>
    <w:pPr>
      <w:suppressAutoHyphens/>
      <w:spacing w:line="1" w:lineRule="atLeast"/>
      <w:ind w:leftChars="-1" w:left="-1" w:hangingChars="1" w:hanging="1"/>
      <w:textDirection w:val="btLr"/>
      <w:textAlignment w:val="top"/>
      <w:outlineLvl w:val="0"/>
    </w:pPr>
    <w:rPr>
      <w:rFonts w:ascii="Calibri" w:eastAsia="Times New Roman" w:hAnsi="Calibri" w:cs="Tunga"/>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customStyle="1" w:styleId="UnresolvedMention2">
    <w:name w:val="Unresolved Mention2"/>
    <w:qFormat/>
    <w:rPr>
      <w:color w:val="605E5C"/>
      <w:w w:val="100"/>
      <w:position w:val="-1"/>
      <w:effect w:val="none"/>
      <w:shd w:val="clear" w:color="auto" w:fill="E1DFDD"/>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rPr>
  </w:style>
  <w:style w:type="paragraph" w:customStyle="1" w:styleId="Body">
    <w:name w:val="Body"/>
    <w:pPr>
      <w:pBdr>
        <w:top w:val="nil"/>
        <w:left w:val="nil"/>
        <w:bottom w:val="nil"/>
        <w:right w:val="nil"/>
        <w:between w:val="nil"/>
        <w:bar w:val="nil"/>
      </w:pBdr>
      <w:suppressAutoHyphens/>
      <w:spacing w:line="320" w:lineRule="atLeast"/>
      <w:ind w:leftChars="-1" w:left="-1" w:hangingChars="1" w:hanging="1"/>
      <w:textDirection w:val="btLr"/>
      <w:textAlignment w:val="top"/>
      <w:outlineLvl w:val="0"/>
    </w:pPr>
    <w:rPr>
      <w:color w:val="000000"/>
      <w:position w:val="-1"/>
      <w:bdr w:val="nil"/>
    </w:rPr>
  </w:style>
  <w:style w:type="table" w:customStyle="1" w:styleId="TableGrid2">
    <w:name w:val="Table Grid2"/>
    <w:basedOn w:val="TableNormal"/>
    <w:next w:val="TableGrid"/>
    <w:pPr>
      <w:suppressAutoHyphens/>
      <w:spacing w:line="1" w:lineRule="atLeast"/>
      <w:ind w:leftChars="-1" w:left="-1" w:hangingChars="1" w:hanging="1"/>
      <w:textDirection w:val="btLr"/>
      <w:textAlignment w:val="top"/>
      <w:outlineLvl w:val="0"/>
    </w:pPr>
    <w:rPr>
      <w:rFonts w:ascii="Calibri" w:eastAsia="Calibri" w:hAnsi="Calibri" w:cs="Times New Roman"/>
      <w:kern w:val="2"/>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pPr>
      <w:suppressAutoHyphens/>
      <w:spacing w:line="320" w:lineRule="atLeast"/>
      <w:ind w:leftChars="-1" w:left="-1" w:hangingChars="1" w:hanging="1"/>
      <w:textDirection w:val="btLr"/>
      <w:textAlignment w:val="top"/>
      <w:outlineLvl w:val="0"/>
    </w:pPr>
    <w:rPr>
      <w:b/>
      <w:bCs/>
      <w:position w:val="-1"/>
      <w:sz w:val="20"/>
      <w:szCs w:val="20"/>
      <w:lang w:val="en-GB" w:eastAsia="en-US"/>
    </w:rPr>
  </w:style>
  <w:style w:type="character" w:customStyle="1" w:styleId="Heading3Char">
    <w:name w:val="Heading 3 Char"/>
    <w:rPr>
      <w:rFonts w:ascii="Calibri Light" w:eastAsia="Times New Roman" w:hAnsi="Calibri Light" w:cs="Times New Roman"/>
      <w:b/>
      <w:bCs/>
      <w:w w:val="100"/>
      <w:position w:val="-1"/>
      <w:sz w:val="26"/>
      <w:szCs w:val="26"/>
      <w:effect w:val="none"/>
      <w:vertAlign w:val="baseline"/>
      <w:cs w:val="0"/>
      <w:em w:val="none"/>
      <w:lang w:val="en-GB" w:eastAsia="en-U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Revision">
    <w:name w:val="Revision"/>
    <w:hidden/>
    <w:uiPriority w:val="99"/>
    <w:semiHidden/>
    <w:rsid w:val="00404C5B"/>
    <w:pPr>
      <w:widowControl/>
      <w:spacing w:before="0" w:after="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68137">
      <w:bodyDiv w:val="1"/>
      <w:marLeft w:val="0"/>
      <w:marRight w:val="0"/>
      <w:marTop w:val="0"/>
      <w:marBottom w:val="0"/>
      <w:divBdr>
        <w:top w:val="none" w:sz="0" w:space="0" w:color="auto"/>
        <w:left w:val="none" w:sz="0" w:space="0" w:color="auto"/>
        <w:bottom w:val="none" w:sz="0" w:space="0" w:color="auto"/>
        <w:right w:val="none" w:sz="0" w:space="0" w:color="auto"/>
      </w:divBdr>
    </w:div>
    <w:div w:id="158891302">
      <w:bodyDiv w:val="1"/>
      <w:marLeft w:val="0"/>
      <w:marRight w:val="0"/>
      <w:marTop w:val="0"/>
      <w:marBottom w:val="0"/>
      <w:divBdr>
        <w:top w:val="none" w:sz="0" w:space="0" w:color="auto"/>
        <w:left w:val="none" w:sz="0" w:space="0" w:color="auto"/>
        <w:bottom w:val="none" w:sz="0" w:space="0" w:color="auto"/>
        <w:right w:val="none" w:sz="0" w:space="0" w:color="auto"/>
      </w:divBdr>
    </w:div>
    <w:div w:id="1307934119">
      <w:bodyDiv w:val="1"/>
      <w:marLeft w:val="0"/>
      <w:marRight w:val="0"/>
      <w:marTop w:val="0"/>
      <w:marBottom w:val="0"/>
      <w:divBdr>
        <w:top w:val="none" w:sz="0" w:space="0" w:color="auto"/>
        <w:left w:val="none" w:sz="0" w:space="0" w:color="auto"/>
        <w:bottom w:val="none" w:sz="0" w:space="0" w:color="auto"/>
        <w:right w:val="none" w:sz="0" w:space="0" w:color="auto"/>
      </w:divBdr>
    </w:div>
    <w:div w:id="1751852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6yMrns/Q5PfBsabIH139hNiSo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5oLmpibWduZm91Y2U1dDgAciExQU1DYm1BQ0c2TlFkUVVlR2pXRDZDak1uV2FWM01mOW4=</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0212D3A-6450-40B4-B173-7890F5F88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22</Pages>
  <Words>5138</Words>
  <Characters>29293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KSCST</dc:creator>
  <cp:lastModifiedBy>Nikitha D ENG23CS0384</cp:lastModifiedBy>
  <cp:revision>15</cp:revision>
  <cp:lastPrinted>2026-10-15T06:33:00Z</cp:lastPrinted>
  <dcterms:created xsi:type="dcterms:W3CDTF">2026-10-16T09:31:00Z</dcterms:created>
  <dcterms:modified xsi:type="dcterms:W3CDTF">2026-10-21T07:50:00Z</dcterms:modified>
</cp:coreProperties>
</file>